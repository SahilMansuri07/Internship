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Find the names, street address, and cities of residence for all employees who work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for'First Bank Corporation' and earn more than $10,000.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.street_address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.city_of_residence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'First Bank Corporation'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40"/>
        <w:gridCol w:w="1935"/>
        <w:gridCol w:w="855"/>
        <w:gridCol w:w="2340"/>
        <w:gridCol w:w="120"/>
        <w:tblGridChange w:id="0">
          <w:tblGrid>
            <w:gridCol w:w="1065"/>
            <w:gridCol w:w="1740"/>
            <w:gridCol w:w="1935"/>
            <w:gridCol w:w="855"/>
            <w:gridCol w:w="234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street_address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city_of_residence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SANDESH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Finance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Mumbai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3200.00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KETAN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Account 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Pune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Tax Avenue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Budget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Indore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3100.00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NEELAM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Compliance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Bhopal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3300.00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VIREN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Balance Sheet 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Vadodara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2800.00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Select the employees in department 30.</w:t>
      </w:r>
    </w:p>
    <w:p w:rsidR="00000000" w:rsidDel="00000000" w:rsidP="00000000" w:rsidRDefault="00000000" w:rsidRPr="00000000" w14:paraId="00000036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.street_address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680"/>
        <w:gridCol w:w="930"/>
        <w:gridCol w:w="1035"/>
        <w:gridCol w:w="945"/>
        <w:gridCol w:w="1335"/>
        <w:gridCol w:w="345"/>
        <w:tblGridChange w:id="0">
          <w:tblGrid>
            <w:gridCol w:w="780"/>
            <w:gridCol w:w="1680"/>
            <w:gridCol w:w="930"/>
            <w:gridCol w:w="1035"/>
            <w:gridCol w:w="945"/>
            <w:gridCol w:w="1335"/>
            <w:gridCol w:w="3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street_address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19" name="image219.png"/>
                  <a:graphic>
                    <a:graphicData uri="http://schemas.openxmlformats.org/drawingml/2006/picture">
                      <pic:pic>
                        <pic:nvPicPr>
                          <pic:cNvPr descr="Edit" id="0" name="image2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26" name="image226.png"/>
                  <a:graphic>
                    <a:graphicData uri="http://schemas.openxmlformats.org/drawingml/2006/picture">
                      <pic:pic>
                        <pic:nvPicPr>
                          <pic:cNvPr descr="Copy" id="0" name="image2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" name="image36.png"/>
                  <a:graphic>
                    <a:graphicData uri="http://schemas.openxmlformats.org/drawingml/2006/picture">
                      <pic:pic>
                        <pic:nvPicPr>
                          <pic:cNvPr descr="Delete" id="0" name="image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MG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37" name="image337.png"/>
                  <a:graphic>
                    <a:graphicData uri="http://schemas.openxmlformats.org/drawingml/2006/picture">
                      <pic:pic>
                        <pic:nvPicPr>
                          <pic:cNvPr descr="Edit" id="0" name="image3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41" name="image141.png"/>
                  <a:graphic>
                    <a:graphicData uri="http://schemas.openxmlformats.org/drawingml/2006/picture">
                      <pic:pic>
                        <pic:nvPicPr>
                          <pic:cNvPr descr="Copy" id="0" name="image1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70" name="image570.png"/>
                  <a:graphic>
                    <a:graphicData uri="http://schemas.openxmlformats.org/drawingml/2006/picture">
                      <pic:pic>
                        <pic:nvPicPr>
                          <pic:cNvPr descr="Delete" id="0" name="image57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Park Street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24" name="image324.png"/>
                  <a:graphic>
                    <a:graphicData uri="http://schemas.openxmlformats.org/drawingml/2006/picture">
                      <pic:pic>
                        <pic:nvPicPr>
                          <pic:cNvPr descr="Edit" id="0" name="image3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82" name="image282.png"/>
                  <a:graphic>
                    <a:graphicData uri="http://schemas.openxmlformats.org/drawingml/2006/picture">
                      <pic:pic>
                        <pic:nvPicPr>
                          <pic:cNvPr descr="Copy" id="0" name="image2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3" name="image343.png"/>
                  <a:graphic>
                    <a:graphicData uri="http://schemas.openxmlformats.org/drawingml/2006/picture">
                      <pic:pic>
                        <pic:nvPicPr>
                          <pic:cNvPr descr="Delete" id="0" name="image3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Anna Nagar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90" name="image390.png"/>
                  <a:graphic>
                    <a:graphicData uri="http://schemas.openxmlformats.org/drawingml/2006/picture">
                      <pic:pic>
                        <pic:nvPicPr>
                          <pic:cNvPr descr="Edit" id="0" name="image39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35" name="image435.png"/>
                  <a:graphic>
                    <a:graphicData uri="http://schemas.openxmlformats.org/drawingml/2006/picture">
                      <pic:pic>
                        <pic:nvPicPr>
                          <pic:cNvPr descr="Copy" id="0" name="image4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63" name="image263.png"/>
                  <a:graphic>
                    <a:graphicData uri="http://schemas.openxmlformats.org/drawingml/2006/picture">
                      <pic:pic>
                        <pic:nvPicPr>
                          <pic:cNvPr descr="Delete" id="0" name="image2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Brigade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01" name="image301.png"/>
                  <a:graphic>
                    <a:graphicData uri="http://schemas.openxmlformats.org/drawingml/2006/picture">
                      <pic:pic>
                        <pic:nvPicPr>
                          <pic:cNvPr descr="Edit" id="0" name="image30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59" name="image459.png"/>
                  <a:graphic>
                    <a:graphicData uri="http://schemas.openxmlformats.org/drawingml/2006/picture">
                      <pic:pic>
                        <pic:nvPicPr>
                          <pic:cNvPr descr="Copy" id="0" name="image4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9" name="image179.png"/>
                  <a:graphic>
                    <a:graphicData uri="http://schemas.openxmlformats.org/drawingml/2006/picture">
                      <pic:pic>
                        <pic:nvPicPr>
                          <pic:cNvPr descr="Delete" id="0" name="image1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TURNER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Link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80" name="image480.png"/>
                  <a:graphic>
                    <a:graphicData uri="http://schemas.openxmlformats.org/drawingml/2006/picture">
                      <pic:pic>
                        <pic:nvPicPr>
                          <pic:cNvPr descr="Edit" id="0" name="image48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04" name="image304.png"/>
                  <a:graphic>
                    <a:graphicData uri="http://schemas.openxmlformats.org/drawingml/2006/picture">
                      <pic:pic>
                        <pic:nvPicPr>
                          <pic:cNvPr descr="Copy" id="0" name="image30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46" name="image446.png"/>
                  <a:graphic>
                    <a:graphicData uri="http://schemas.openxmlformats.org/drawingml/2006/picture">
                      <pic:pic>
                        <pic:nvPicPr>
                          <pic:cNvPr descr="Delete" id="0" name="image4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VIP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11" name="image411.png"/>
                  <a:graphic>
                    <a:graphicData uri="http://schemas.openxmlformats.org/drawingml/2006/picture">
                      <pic:pic>
                        <pic:nvPicPr>
                          <pic:cNvPr descr="Edit" id="0" name="image4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51" name="image251.png"/>
                  <a:graphic>
                    <a:graphicData uri="http://schemas.openxmlformats.org/drawingml/2006/picture">
                      <pic:pic>
                        <pic:nvPicPr>
                          <pic:cNvPr descr="Copy" id="0" name="image2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6" name="image26.png"/>
                  <a:graphic>
                    <a:graphicData uri="http://schemas.openxmlformats.org/drawingml/2006/picture">
                      <pic:pic>
                        <pic:nvPicPr>
                          <pic:cNvPr descr="Delete" id="0" name="image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MANOJ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Sector 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63" name="image563.png"/>
                  <a:graphic>
                    <a:graphicData uri="http://schemas.openxmlformats.org/drawingml/2006/picture">
                      <pic:pic>
                        <pic:nvPicPr>
                          <pic:cNvPr descr="Edit" id="0" name="image5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45" name="image545.png"/>
                  <a:graphic>
                    <a:graphicData uri="http://schemas.openxmlformats.org/drawingml/2006/picture">
                      <pic:pic>
                        <pic:nvPicPr>
                          <pic:cNvPr descr="Copy" id="0" name="image5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52" name="image252.png"/>
                  <a:graphic>
                    <a:graphicData uri="http://schemas.openxmlformats.org/drawingml/2006/picture">
                      <pic:pic>
                        <pic:nvPicPr>
                          <pic:cNvPr descr="Delete" id="0" name="image2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Main Chowk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2" name="image112.png"/>
                  <a:graphic>
                    <a:graphicData uri="http://schemas.openxmlformats.org/drawingml/2006/picture">
                      <pic:pic>
                        <pic:nvPicPr>
                          <pic:cNvPr descr="Edit" id="0" name="image1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42" name="image442.png"/>
                  <a:graphic>
                    <a:graphicData uri="http://schemas.openxmlformats.org/drawingml/2006/picture">
                      <pic:pic>
                        <pic:nvPicPr>
                          <pic:cNvPr descr="Copy" id="0" name="image4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6" name="image126.png"/>
                  <a:graphic>
                    <a:graphicData uri="http://schemas.openxmlformats.org/drawingml/2006/picture">
                      <pic:pic>
                        <pic:nvPicPr>
                          <pic:cNvPr descr="Delete" id="0" name="image1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Station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4" name="image164.png"/>
                  <a:graphic>
                    <a:graphicData uri="http://schemas.openxmlformats.org/drawingml/2006/picture">
                      <pic:pic>
                        <pic:nvPicPr>
                          <pic:cNvPr descr="Edit" id="0" name="image1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6" name="image216.png"/>
                  <a:graphic>
                    <a:graphicData uri="http://schemas.openxmlformats.org/drawingml/2006/picture">
                      <pic:pic>
                        <pic:nvPicPr>
                          <pic:cNvPr descr="Copy" id="0" name="image2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44" name="image444.png"/>
                  <a:graphic>
                    <a:graphicData uri="http://schemas.openxmlformats.org/drawingml/2006/picture">
                      <pic:pic>
                        <pic:nvPicPr>
                          <pic:cNvPr descr="Delete" id="0" name="image4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Ring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8" name="image168.png"/>
                  <a:graphic>
                    <a:graphicData uri="http://schemas.openxmlformats.org/drawingml/2006/picture">
                      <pic:pic>
                        <pic:nvPicPr>
                          <pic:cNvPr descr="Edit" id="0" name="image1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87" name="image287.png"/>
                  <a:graphic>
                    <a:graphicData uri="http://schemas.openxmlformats.org/drawingml/2006/picture">
                      <pic:pic>
                        <pic:nvPicPr>
                          <pic:cNvPr descr="Copy" id="0" name="image28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4" name="image334.png"/>
                  <a:graphic>
                    <a:graphicData uri="http://schemas.openxmlformats.org/drawingml/2006/picture">
                      <pic:pic>
                        <pic:nvPicPr>
                          <pic:cNvPr descr="Delete" id="0" name="image3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DEEPAK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Railway Road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3. List the names, numbers and departments of all clerks.</w:t>
      </w:r>
    </w:p>
    <w:p w:rsidR="00000000" w:rsidDel="00000000" w:rsidP="00000000" w:rsidRDefault="00000000" w:rsidRPr="00000000" w14:paraId="000000B2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2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.Mobile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'CLERK'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1.1208305776358"/>
        <w:gridCol w:w="1158.5839250283889"/>
        <w:gridCol w:w="1258.7084617592375"/>
        <w:gridCol w:w="5592.6705516802485"/>
        <w:gridCol w:w="114.42804197811249"/>
        <w:tblGridChange w:id="0">
          <w:tblGrid>
            <w:gridCol w:w="901.1208305776358"/>
            <w:gridCol w:w="1158.5839250283889"/>
            <w:gridCol w:w="1258.7084617592375"/>
            <w:gridCol w:w="5592.6705516802485"/>
            <w:gridCol w:w="114.4280419781124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Mobile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9822039485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9855069788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9812233445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NIRMAL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9867788990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9847788993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9869900115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RITU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9825455661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9858788994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PANKAJ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9813233449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9868788904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9811029384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9833049586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9877089990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9814455660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9893233448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REKHA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9870900116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SHYAM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9835455671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Find the department numbers and names of employees of all departments with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deptno greater than 20.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2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.Mobile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930"/>
        <w:gridCol w:w="120"/>
        <w:tblGridChange w:id="0">
          <w:tblGrid>
            <w:gridCol w:w="1215"/>
            <w:gridCol w:w="93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Mobile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9812345678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9828765432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9831298765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9854321987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9894433221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9888091112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9834455667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9845566778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9878899002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9836677882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9871011226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9814344559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9836566772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9881011227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9824344560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9857677893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9866079889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9899012223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9825566771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9882122337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9869899005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9846566782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9815557701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9826668802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9837779903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 Find employees whose commission is greater than their salaries.</w:t>
      </w:r>
    </w:p>
    <w:p w:rsidR="00000000" w:rsidDel="00000000" w:rsidP="00000000" w:rsidRDefault="00000000" w:rsidRPr="00000000" w14:paraId="00000168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.commision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.commision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50"/>
        <w:gridCol w:w="1320"/>
        <w:gridCol w:w="855"/>
        <w:gridCol w:w="945"/>
        <w:gridCol w:w="120"/>
        <w:gridCol w:w="834.6666666666666"/>
        <w:gridCol w:w="834.6666666666666"/>
        <w:gridCol w:w="834.6666666666666"/>
        <w:tblGridChange w:id="0">
          <w:tblGrid>
            <w:gridCol w:w="495"/>
            <w:gridCol w:w="810"/>
            <w:gridCol w:w="930"/>
            <w:gridCol w:w="1050"/>
            <w:gridCol w:w="1320"/>
            <w:gridCol w:w="855"/>
            <w:gridCol w:w="945"/>
            <w:gridCol w:w="120"/>
            <w:gridCol w:w="834.6666666666666"/>
            <w:gridCol w:w="834.6666666666666"/>
            <w:gridCol w:w="834.666666666666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166" name="image166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1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7" name="image167.png"/>
                  <a:graphic>
                    <a:graphicData uri="http://schemas.openxmlformats.org/drawingml/2006/picture">
                      <pic:pic>
                        <pic:nvPicPr>
                          <pic:cNvPr descr="Edit" id="0" name="image1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3" name="image13.png"/>
                  <a:graphic>
                    <a:graphicData uri="http://schemas.openxmlformats.org/drawingml/2006/picture">
                      <pic:pic>
                        <pic:nvPicPr>
                          <pic:cNvPr descr="Copy"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98" name="image198.png"/>
                  <a:graphic>
                    <a:graphicData uri="http://schemas.openxmlformats.org/drawingml/2006/picture">
                      <pic:pic>
                        <pic:nvPicPr>
                          <pic:cNvPr descr="Delete" id="0" name="image19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62" name="image562.png"/>
                  <a:graphic>
                    <a:graphicData uri="http://schemas.openxmlformats.org/drawingml/2006/picture">
                      <pic:pic>
                        <pic:nvPicPr>
                          <pic:cNvPr descr="Edit" id="0" name="image5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04" name="image504.png"/>
                  <a:graphic>
                    <a:graphicData uri="http://schemas.openxmlformats.org/drawingml/2006/picture">
                      <pic:pic>
                        <pic:nvPicPr>
                          <pic:cNvPr descr="Copy" id="0" name="image50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41" name="image241.png"/>
                  <a:graphic>
                    <a:graphicData uri="http://schemas.openxmlformats.org/drawingml/2006/picture">
                      <pic:pic>
                        <pic:nvPicPr>
                          <pic:cNvPr descr="Delete" id="0" name="image2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37" name="image137.png"/>
                  <a:graphic>
                    <a:graphicData uri="http://schemas.openxmlformats.org/drawingml/2006/picture">
                      <pic:pic>
                        <pic:nvPicPr>
                          <pic:cNvPr descr="Edit" id="0" name="image1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76" name="image176.png"/>
                  <a:graphic>
                    <a:graphicData uri="http://schemas.openxmlformats.org/drawingml/2006/picture">
                      <pic:pic>
                        <pic:nvPicPr>
                          <pic:cNvPr descr="Copy" id="0" name="image17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3" name="image383.png"/>
                  <a:graphic>
                    <a:graphicData uri="http://schemas.openxmlformats.org/drawingml/2006/picture">
                      <pic:pic>
                        <pic:nvPicPr>
                          <pic:cNvPr descr="Delete" id="0" name="image38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23000.00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6. Find employees whose commission is greater than 60 % of their salaries.</w:t>
      </w:r>
    </w:p>
    <w:p w:rsidR="00000000" w:rsidDel="00000000" w:rsidP="00000000" w:rsidRDefault="00000000" w:rsidRPr="00000000" w14:paraId="000001A3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3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0.60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.commision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0.60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.commision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320"/>
        <w:gridCol w:w="930"/>
        <w:gridCol w:w="1035"/>
        <w:gridCol w:w="1050"/>
        <w:gridCol w:w="735"/>
        <w:gridCol w:w="945"/>
        <w:tblGridChange w:id="0">
          <w:tblGrid>
            <w:gridCol w:w="1695"/>
            <w:gridCol w:w="1320"/>
            <w:gridCol w:w="930"/>
            <w:gridCol w:w="1035"/>
            <w:gridCol w:w="1050"/>
            <w:gridCol w:w="735"/>
            <w:gridCol w:w="9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3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e.salary * 0.60 )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7" name="image247.png"/>
                  <a:graphic>
                    <a:graphicData uri="http://schemas.openxmlformats.org/drawingml/2006/picture">
                      <pic:pic>
                        <pic:nvPicPr>
                          <pic:cNvPr descr="Edit" id="0" name="image2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81" name="image381.png"/>
                  <a:graphic>
                    <a:graphicData uri="http://schemas.openxmlformats.org/drawingml/2006/picture">
                      <pic:pic>
                        <pic:nvPicPr>
                          <pic:cNvPr descr="Copy" id="0" name="image38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89" name="image289.png"/>
                  <a:graphic>
                    <a:graphicData uri="http://schemas.openxmlformats.org/drawingml/2006/picture">
                      <pic:pic>
                        <pic:nvPicPr>
                          <pic:cNvPr descr="Delete" id="0" name="image28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960.0000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94" name="image194.png"/>
                  <a:graphic>
                    <a:graphicData uri="http://schemas.openxmlformats.org/drawingml/2006/picture">
                      <pic:pic>
                        <pic:nvPicPr>
                          <pic:cNvPr descr="Edit" id="0" name="image19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43" name="image243.png"/>
                  <a:graphic>
                    <a:graphicData uri="http://schemas.openxmlformats.org/drawingml/2006/picture">
                      <pic:pic>
                        <pic:nvPicPr>
                          <pic:cNvPr descr="Copy" id="0" name="image2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9" name="image89.png"/>
                  <a:graphic>
                    <a:graphicData uri="http://schemas.openxmlformats.org/drawingml/2006/picture">
                      <pic:pic>
                        <pic:nvPicPr>
                          <pic:cNvPr descr="Delete" id="0" name="image8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840.0000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76" name="image376.png"/>
                  <a:graphic>
                    <a:graphicData uri="http://schemas.openxmlformats.org/drawingml/2006/picture">
                      <pic:pic>
                        <pic:nvPicPr>
                          <pic:cNvPr descr="Edit" id="0" name="image37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39" name="image539.png"/>
                  <a:graphic>
                    <a:graphicData uri="http://schemas.openxmlformats.org/drawingml/2006/picture">
                      <pic:pic>
                        <pic:nvPicPr>
                          <pic:cNvPr descr="Copy" id="0" name="image5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44" name="image144.png"/>
                  <a:graphic>
                    <a:graphicData uri="http://schemas.openxmlformats.org/drawingml/2006/picture">
                      <pic:pic>
                        <pic:nvPicPr>
                          <pic:cNvPr descr="Delete" id="0" name="image1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750.0000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0" name="image420.png"/>
                  <a:graphic>
                    <a:graphicData uri="http://schemas.openxmlformats.org/drawingml/2006/picture">
                      <pic:pic>
                        <pic:nvPicPr>
                          <pic:cNvPr descr="Edit" id="0" name="image4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92" name="image492.png"/>
                  <a:graphic>
                    <a:graphicData uri="http://schemas.openxmlformats.org/drawingml/2006/picture">
                      <pic:pic>
                        <pic:nvPicPr>
                          <pic:cNvPr descr="Copy" id="0" name="image49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7" name="image77.png"/>
                  <a:graphic>
                    <a:graphicData uri="http://schemas.openxmlformats.org/drawingml/2006/picture">
                      <pic:pic>
                        <pic:nvPicPr>
                          <pic:cNvPr descr="Delete" id="0" name="image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900.0000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TURNER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" name="image16.png"/>
                  <a:graphic>
                    <a:graphicData uri="http://schemas.openxmlformats.org/drawingml/2006/picture">
                      <pic:pic>
                        <pic:nvPicPr>
                          <pic:cNvPr descr="Edit"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57" name="image557.png"/>
                  <a:graphic>
                    <a:graphicData uri="http://schemas.openxmlformats.org/drawingml/2006/picture">
                      <pic:pic>
                        <pic:nvPicPr>
                          <pic:cNvPr descr="Copy" id="0" name="image55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3" name="image133.png"/>
                  <a:graphic>
                    <a:graphicData uri="http://schemas.openxmlformats.org/drawingml/2006/picture">
                      <pic:pic>
                        <pic:nvPicPr>
                          <pic:cNvPr descr="Delete" id="0" name="image1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1020.0000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92" name="image392.png"/>
                  <a:graphic>
                    <a:graphicData uri="http://schemas.openxmlformats.org/drawingml/2006/picture">
                      <pic:pic>
                        <pic:nvPicPr>
                          <pic:cNvPr descr="Edit" id="0" name="image39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40" name="image340.png"/>
                  <a:graphic>
                    <a:graphicData uri="http://schemas.openxmlformats.org/drawingml/2006/picture">
                      <pic:pic>
                        <pic:nvPicPr>
                          <pic:cNvPr descr="Copy" id="0" name="image3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3" name="image363.png"/>
                  <a:graphic>
                    <a:graphicData uri="http://schemas.openxmlformats.org/drawingml/2006/picture">
                      <pic:pic>
                        <pic:nvPicPr>
                          <pic:cNvPr descr="Delete" id="0" name="image3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1080.0000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03" name="image103.png"/>
                  <a:graphic>
                    <a:graphicData uri="http://schemas.openxmlformats.org/drawingml/2006/picture">
                      <pic:pic>
                        <pic:nvPicPr>
                          <pic:cNvPr descr="Edit" id="0" name="image10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85" name="image285.png"/>
                  <a:graphic>
                    <a:graphicData uri="http://schemas.openxmlformats.org/drawingml/2006/picture">
                      <pic:pic>
                        <pic:nvPicPr>
                          <pic:cNvPr descr="Copy" id="0" name="image28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5" name="image315.png"/>
                  <a:graphic>
                    <a:graphicData uri="http://schemas.openxmlformats.org/drawingml/2006/picture">
                      <pic:pic>
                        <pic:nvPicPr>
                          <pic:cNvPr descr="Delete" id="0" name="image3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930.0000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74" name="image274.png"/>
                  <a:graphic>
                    <a:graphicData uri="http://schemas.openxmlformats.org/drawingml/2006/picture">
                      <pic:pic>
                        <pic:nvPicPr>
                          <pic:cNvPr descr="Edit" id="0" name="image2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5" name="image395.png"/>
                  <a:graphic>
                    <a:graphicData uri="http://schemas.openxmlformats.org/drawingml/2006/picture">
                      <pic:pic>
                        <pic:nvPicPr>
                          <pic:cNvPr descr="Copy" id="0" name="image39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50" name="image250.png"/>
                  <a:graphic>
                    <a:graphicData uri="http://schemas.openxmlformats.org/drawingml/2006/picture">
                      <pic:pic>
                        <pic:nvPicPr>
                          <pic:cNvPr descr="Delete" id="0" name="image2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1050.0000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DEEPAK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48" name="image448.png"/>
                  <a:graphic>
                    <a:graphicData uri="http://schemas.openxmlformats.org/drawingml/2006/picture">
                      <pic:pic>
                        <pic:nvPicPr>
                          <pic:cNvPr descr="Edit" id="0" name="image4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8" name="image408.png"/>
                  <a:graphic>
                    <a:graphicData uri="http://schemas.openxmlformats.org/drawingml/2006/picture">
                      <pic:pic>
                        <pic:nvPicPr>
                          <pic:cNvPr descr="Copy" id="0" name="image4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70" name="image470.png"/>
                  <a:graphic>
                    <a:graphicData uri="http://schemas.openxmlformats.org/drawingml/2006/picture">
                      <pic:pic>
                        <pic:nvPicPr>
                          <pic:cNvPr descr="Delete" id="0" name="image47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990.0000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SUNIL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3" name="image113.png"/>
                  <a:graphic>
                    <a:graphicData uri="http://schemas.openxmlformats.org/drawingml/2006/picture">
                      <pic:pic>
                        <pic:nvPicPr>
                          <pic:cNvPr descr="Edit" id="0" name="image1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60" name="image160.png"/>
                  <a:graphic>
                    <a:graphicData uri="http://schemas.openxmlformats.org/drawingml/2006/picture">
                      <pic:pic>
                        <pic:nvPicPr>
                          <pic:cNvPr descr="Copy" id="0" name="image1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8" name="image318.png"/>
                  <a:graphic>
                    <a:graphicData uri="http://schemas.openxmlformats.org/drawingml/2006/picture">
                      <pic:pic>
                        <pic:nvPicPr>
                          <pic:cNvPr descr="Delete" id="0" name="image3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1110.0000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AJAY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42" name="image542.png"/>
                  <a:graphic>
                    <a:graphicData uri="http://schemas.openxmlformats.org/drawingml/2006/picture">
                      <pic:pic>
                        <pic:nvPicPr>
                          <pic:cNvPr descr="Edit" id="0" name="image5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9" name="image29.png"/>
                  <a:graphic>
                    <a:graphicData uri="http://schemas.openxmlformats.org/drawingml/2006/picture">
                      <pic:pic>
                        <pic:nvPicPr>
                          <pic:cNvPr descr="Copy" id="0" name="image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7" name="image367.png"/>
                  <a:graphic>
                    <a:graphicData uri="http://schemas.openxmlformats.org/drawingml/2006/picture">
                      <pic:pic>
                        <pic:nvPicPr>
                          <pic:cNvPr descr="Delete" id="0" name="image3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900.0000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ARVIND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7. List name, job and salary of all employees in department 20 who earn more than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2000/-.</w:t>
      </w:r>
    </w:p>
    <w:p w:rsidR="00000000" w:rsidDel="00000000" w:rsidP="00000000" w:rsidRDefault="00000000" w:rsidRPr="00000000" w14:paraId="00000220">
      <w:pPr>
        <w:shd w:fill="e5e5e5" w:val="clear"/>
        <w:rPr/>
      </w:pPr>
      <w:hyperlink r:id="rId3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3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7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125"/>
        <w:gridCol w:w="855"/>
        <w:gridCol w:w="930"/>
        <w:gridCol w:w="120"/>
        <w:tblGridChange w:id="0">
          <w:tblGrid>
            <w:gridCol w:w="855"/>
            <w:gridCol w:w="1125"/>
            <w:gridCol w:w="855"/>
            <w:gridCol w:w="93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2975.00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3200.00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3100.00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SACHIN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3100.00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VIKAS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3300.00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KAVITA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2750.00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DINESH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8. Find all salesmen in department 30 whose salary is greater than 1500/-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shd w:fill="e5e5e5" w:val="clear"/>
        <w:rPr/>
      </w:pPr>
      <w:hyperlink r:id="rId4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4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4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'SALESMAN'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8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200"/>
        <w:gridCol w:w="855"/>
        <w:gridCol w:w="885"/>
        <w:gridCol w:w="120"/>
        <w:tblGridChange w:id="0">
          <w:tblGrid>
            <w:gridCol w:w="900"/>
            <w:gridCol w:w="1200"/>
            <w:gridCol w:w="855"/>
            <w:gridCol w:w="88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1800.00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DEEPAK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SUNIL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AJAY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1850.00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9. Find all employees whose designation is either manager or president.</w:t>
      </w:r>
    </w:p>
    <w:p w:rsidR="00000000" w:rsidDel="00000000" w:rsidP="00000000" w:rsidRDefault="00000000" w:rsidRPr="00000000" w14:paraId="00000283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4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"MANAGER"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'PRESIDENT'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870"/>
        <w:gridCol w:w="1260"/>
        <w:gridCol w:w="120"/>
        <w:gridCol w:w="1169.6666666666667"/>
        <w:gridCol w:w="1169.6666666666667"/>
        <w:gridCol w:w="1169.6666666666667"/>
        <w:tblGridChange w:id="0">
          <w:tblGrid>
            <w:gridCol w:w="495"/>
            <w:gridCol w:w="810"/>
            <w:gridCol w:w="930"/>
            <w:gridCol w:w="1035"/>
            <w:gridCol w:w="870"/>
            <w:gridCol w:w="1260"/>
            <w:gridCol w:w="120"/>
            <w:gridCol w:w="1169.6666666666667"/>
            <w:gridCol w:w="1169.6666666666667"/>
            <w:gridCol w:w="1169.666666666666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36" name="image536.png"/>
                  <a:graphic>
                    <a:graphicData uri="http://schemas.openxmlformats.org/drawingml/2006/picture">
                      <pic:pic>
                        <pic:nvPicPr>
                          <pic:cNvPr descr="Edit" id="0" name="image5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62" name="image162.png"/>
                  <a:graphic>
                    <a:graphicData uri="http://schemas.openxmlformats.org/drawingml/2006/picture">
                      <pic:pic>
                        <pic:nvPicPr>
                          <pic:cNvPr descr="Copy" id="0" name="image1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21" name="image521.png"/>
                  <a:graphic>
                    <a:graphicData uri="http://schemas.openxmlformats.org/drawingml/2006/picture">
                      <pic:pic>
                        <pic:nvPicPr>
                          <pic:cNvPr descr="Delete" id="0" name="image5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84" name="image284.png"/>
                  <a:graphic>
                    <a:graphicData uri="http://schemas.openxmlformats.org/drawingml/2006/picture">
                      <pic:pic>
                        <pic:nvPicPr>
                          <pic:cNvPr descr="Edit" id="0" name="image28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4" name="image34.png"/>
                  <a:graphic>
                    <a:graphicData uri="http://schemas.openxmlformats.org/drawingml/2006/picture">
                      <pic:pic>
                        <pic:nvPicPr>
                          <pic:cNvPr descr="Copy" id="0" name="image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78" name="image578.png"/>
                  <a:graphic>
                    <a:graphicData uri="http://schemas.openxmlformats.org/drawingml/2006/picture">
                      <pic:pic>
                        <pic:nvPicPr>
                          <pic:cNvPr descr="Delete" id="0" name="image57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1" name="image51.png"/>
                  <a:graphic>
                    <a:graphicData uri="http://schemas.openxmlformats.org/drawingml/2006/picture">
                      <pic:pic>
                        <pic:nvPicPr>
                          <pic:cNvPr descr="Edit" id="0" name="image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3" name="image33.png"/>
                  <a:graphic>
                    <a:graphicData uri="http://schemas.openxmlformats.org/drawingml/2006/picture">
                      <pic:pic>
                        <pic:nvPicPr>
                          <pic:cNvPr descr="Copy" id="0" name="image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5" name="image65.png"/>
                  <a:graphic>
                    <a:graphicData uri="http://schemas.openxmlformats.org/drawingml/2006/picture">
                      <pic:pic>
                        <pic:nvPicPr>
                          <pic:cNvPr descr="Delete" id="0" name="image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15" name="image515.png"/>
                  <a:graphic>
                    <a:graphicData uri="http://schemas.openxmlformats.org/drawingml/2006/picture">
                      <pic:pic>
                        <pic:nvPicPr>
                          <pic:cNvPr descr="Edit" id="0" name="image5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57" name="image257.png"/>
                  <a:graphic>
                    <a:graphicData uri="http://schemas.openxmlformats.org/drawingml/2006/picture">
                      <pic:pic>
                        <pic:nvPicPr>
                          <pic:cNvPr descr="Copy" id="0" name="image25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1" name="image461.png"/>
                  <a:graphic>
                    <a:graphicData uri="http://schemas.openxmlformats.org/drawingml/2006/picture">
                      <pic:pic>
                        <pic:nvPicPr>
                          <pic:cNvPr descr="Delete" id="0" name="image4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81" name="image481.png"/>
                  <a:graphic>
                    <a:graphicData uri="http://schemas.openxmlformats.org/drawingml/2006/picture">
                      <pic:pic>
                        <pic:nvPicPr>
                          <pic:cNvPr descr="Edit" id="0" name="image48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64" name="image564.png"/>
                  <a:graphic>
                    <a:graphicData uri="http://schemas.openxmlformats.org/drawingml/2006/picture">
                      <pic:pic>
                        <pic:nvPicPr>
                          <pic:cNvPr descr="Copy" id="0" name="image5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02" name="image402.png"/>
                  <a:graphic>
                    <a:graphicData uri="http://schemas.openxmlformats.org/drawingml/2006/picture">
                      <pic:pic>
                        <pic:nvPicPr>
                          <pic:cNvPr descr="Delete" id="0" name="image40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3" name="image183.png"/>
                  <a:graphic>
                    <a:graphicData uri="http://schemas.openxmlformats.org/drawingml/2006/picture">
                      <pic:pic>
                        <pic:nvPicPr>
                          <pic:cNvPr descr="Edit" id="0" name="image18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83" name="image483.png"/>
                  <a:graphic>
                    <a:graphicData uri="http://schemas.openxmlformats.org/drawingml/2006/picture">
                      <pic:pic>
                        <pic:nvPicPr>
                          <pic:cNvPr descr="Copy" id="0" name="image48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7" name="image387.png"/>
                  <a:graphic>
                    <a:graphicData uri="http://schemas.openxmlformats.org/drawingml/2006/picture">
                      <pic:pic>
                        <pic:nvPicPr>
                          <pic:cNvPr descr="Delete" id="0" name="image38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72" name="image572.png"/>
                  <a:graphic>
                    <a:graphicData uri="http://schemas.openxmlformats.org/drawingml/2006/picture">
                      <pic:pic>
                        <pic:nvPicPr>
                          <pic:cNvPr descr="Edit" id="0" name="image5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1" name="image91.png"/>
                  <a:graphic>
                    <a:graphicData uri="http://schemas.openxmlformats.org/drawingml/2006/picture">
                      <pic:pic>
                        <pic:nvPicPr>
                          <pic:cNvPr descr="Copy" id="0" name="image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90" name="image290.png"/>
                  <a:graphic>
                    <a:graphicData uri="http://schemas.openxmlformats.org/drawingml/2006/picture">
                      <pic:pic>
                        <pic:nvPicPr>
                          <pic:cNvPr descr="Delete" id="0" name="image29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4" name="image84.png"/>
                  <a:graphic>
                    <a:graphicData uri="http://schemas.openxmlformats.org/drawingml/2006/picture">
                      <pic:pic>
                        <pic:nvPicPr>
                          <pic:cNvPr descr="Edit" id="0" name="image8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40" name="image440.png"/>
                  <a:graphic>
                    <a:graphicData uri="http://schemas.openxmlformats.org/drawingml/2006/picture">
                      <pic:pic>
                        <pic:nvPicPr>
                          <pic:cNvPr descr="Copy" id="0" name="image4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8" name="image58.png"/>
                  <a:graphic>
                    <a:graphicData uri="http://schemas.openxmlformats.org/drawingml/2006/picture">
                      <pic:pic>
                        <pic:nvPicPr>
                          <pic:cNvPr descr="Delete" id="0" name="image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SACHIN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27" name="image227.png"/>
                  <a:graphic>
                    <a:graphicData uri="http://schemas.openxmlformats.org/drawingml/2006/picture">
                      <pic:pic>
                        <pic:nvPicPr>
                          <pic:cNvPr descr="Edit" id="0" name="image2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1" name="image261.png"/>
                  <a:graphic>
                    <a:graphicData uri="http://schemas.openxmlformats.org/drawingml/2006/picture">
                      <pic:pic>
                        <pic:nvPicPr>
                          <pic:cNvPr descr="Copy" id="0" name="image2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3" name="image333.png"/>
                  <a:graphic>
                    <a:graphicData uri="http://schemas.openxmlformats.org/drawingml/2006/picture">
                      <pic:pic>
                        <pic:nvPicPr>
                          <pic:cNvPr descr="Delete" id="0" name="image3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00" name="image300.png"/>
                  <a:graphic>
                    <a:graphicData uri="http://schemas.openxmlformats.org/drawingml/2006/picture">
                      <pic:pic>
                        <pic:nvPicPr>
                          <pic:cNvPr descr="Edit" id="0" name="image3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8" name="image38.png"/>
                  <a:graphic>
                    <a:graphicData uri="http://schemas.openxmlformats.org/drawingml/2006/picture">
                      <pic:pic>
                        <pic:nvPicPr>
                          <pic:cNvPr descr="Copy" id="0" name="image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42" name="image142.png"/>
                  <a:graphic>
                    <a:graphicData uri="http://schemas.openxmlformats.org/drawingml/2006/picture">
                      <pic:pic>
                        <pic:nvPicPr>
                          <pic:cNvPr descr="Delete" id="0" name="image1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TARUN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10. Find all managers who are not in department 30.</w:t>
      </w:r>
    </w:p>
    <w:p w:rsidR="00000000" w:rsidDel="00000000" w:rsidP="00000000" w:rsidRDefault="00000000" w:rsidRPr="00000000" w14:paraId="00000315">
      <w:pPr>
        <w:rPr/>
      </w:pP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.job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, 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.deptno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tbl_employee 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.job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"MANAGER"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0055aa"/>
          <w:sz w:val="20"/>
          <w:szCs w:val="20"/>
          <w:shd w:fill="e5e5e5" w:val="clear"/>
          <w:rtl w:val="0"/>
        </w:rPr>
        <w:t xml:space="preserve">.deptno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NOT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5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in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"30"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10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35"/>
        <w:gridCol w:w="1080"/>
        <w:gridCol w:w="1125"/>
        <w:gridCol w:w="750"/>
        <w:tblGridChange w:id="0">
          <w:tblGrid>
            <w:gridCol w:w="780"/>
            <w:gridCol w:w="810"/>
            <w:gridCol w:w="930"/>
            <w:gridCol w:w="1035"/>
            <w:gridCol w:w="1080"/>
            <w:gridCol w:w="1125"/>
            <w:gridCol w:w="7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77" name="image177.png"/>
                  <a:graphic>
                    <a:graphicData uri="http://schemas.openxmlformats.org/drawingml/2006/picture">
                      <pic:pic>
                        <pic:nvPicPr>
                          <pic:cNvPr descr="Edit" id="0" name="image1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88" name="image88.png"/>
                  <a:graphic>
                    <a:graphicData uri="http://schemas.openxmlformats.org/drawingml/2006/picture">
                      <pic:pic>
                        <pic:nvPicPr>
                          <pic:cNvPr descr="Copy" id="0" name="image8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7" name="image87.png"/>
                  <a:graphic>
                    <a:graphicData uri="http://schemas.openxmlformats.org/drawingml/2006/picture">
                      <pic:pic>
                        <pic:nvPicPr>
                          <pic:cNvPr descr="Delete" id="0" name="image8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64" name="image364.png"/>
                  <a:graphic>
                    <a:graphicData uri="http://schemas.openxmlformats.org/drawingml/2006/picture">
                      <pic:pic>
                        <pic:nvPicPr>
                          <pic:cNvPr descr="Edit" id="0" name="image3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9" name="image79.png"/>
                  <a:graphic>
                    <a:graphicData uri="http://schemas.openxmlformats.org/drawingml/2006/picture">
                      <pic:pic>
                        <pic:nvPicPr>
                          <pic:cNvPr descr="Copy" id="0" name="image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6" name="image56.png"/>
                  <a:graphic>
                    <a:graphicData uri="http://schemas.openxmlformats.org/drawingml/2006/picture">
                      <pic:pic>
                        <pic:nvPicPr>
                          <pic:cNvPr descr="Delete" id="0" name="image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3" name="image423.png"/>
                  <a:graphic>
                    <a:graphicData uri="http://schemas.openxmlformats.org/drawingml/2006/picture">
                      <pic:pic>
                        <pic:nvPicPr>
                          <pic:cNvPr descr="Edit" id="0" name="image4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41" name="image541.png"/>
                  <a:graphic>
                    <a:graphicData uri="http://schemas.openxmlformats.org/drawingml/2006/picture">
                      <pic:pic>
                        <pic:nvPicPr>
                          <pic:cNvPr descr="Copy" id="0" name="image5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5" name="image335.png"/>
                  <a:graphic>
                    <a:graphicData uri="http://schemas.openxmlformats.org/drawingml/2006/picture">
                      <pic:pic>
                        <pic:nvPicPr>
                          <pic:cNvPr descr="Delete" id="0" name="image3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90" name="image190.png"/>
                  <a:graphic>
                    <a:graphicData uri="http://schemas.openxmlformats.org/drawingml/2006/picture">
                      <pic:pic>
                        <pic:nvPicPr>
                          <pic:cNvPr descr="Edit" id="0" name="image19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47" name="image147.png"/>
                  <a:graphic>
                    <a:graphicData uri="http://schemas.openxmlformats.org/drawingml/2006/picture">
                      <pic:pic>
                        <pic:nvPicPr>
                          <pic:cNvPr descr="Copy" id="0" name="image1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3" name="image53.png"/>
                  <a:graphic>
                    <a:graphicData uri="http://schemas.openxmlformats.org/drawingml/2006/picture">
                      <pic:pic>
                        <pic:nvPicPr>
                          <pic:cNvPr descr="Delete" id="0" name="image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SACHIN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57" name="image157.png"/>
                  <a:graphic>
                    <a:graphicData uri="http://schemas.openxmlformats.org/drawingml/2006/picture">
                      <pic:pic>
                        <pic:nvPicPr>
                          <pic:cNvPr descr="Edit" id="0" name="image15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4" name="image214.png"/>
                  <a:graphic>
                    <a:graphicData uri="http://schemas.openxmlformats.org/drawingml/2006/picture">
                      <pic:pic>
                        <pic:nvPicPr>
                          <pic:cNvPr descr="Copy" id="0" name="image2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69" name="image569.png"/>
                  <a:graphic>
                    <a:graphicData uri="http://schemas.openxmlformats.org/drawingml/2006/picture">
                      <pic:pic>
                        <pic:nvPicPr>
                          <pic:cNvPr descr="Delete" id="0" name="image5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DINESH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4" name="image244.png"/>
                  <a:graphic>
                    <a:graphicData uri="http://schemas.openxmlformats.org/drawingml/2006/picture">
                      <pic:pic>
                        <pic:nvPicPr>
                          <pic:cNvPr descr="Edit" id="0" name="image2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55" name="image555.png"/>
                  <a:graphic>
                    <a:graphicData uri="http://schemas.openxmlformats.org/drawingml/2006/picture">
                      <pic:pic>
                        <pic:nvPicPr>
                          <pic:cNvPr descr="Copy" id="0" name="image55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8" name="image368.png"/>
                  <a:graphic>
                    <a:graphicData uri="http://schemas.openxmlformats.org/drawingml/2006/picture">
                      <pic:pic>
                        <pic:nvPicPr>
                          <pic:cNvPr descr="Delete" id="0" name="image3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5" name="image85.png"/>
                  <a:graphic>
                    <a:graphicData uri="http://schemas.openxmlformats.org/drawingml/2006/picture">
                      <pic:pic>
                        <pic:nvPicPr>
                          <pic:cNvPr descr="Edit" id="0" name="image8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68" name="image568.png"/>
                  <a:graphic>
                    <a:graphicData uri="http://schemas.openxmlformats.org/drawingml/2006/picture">
                      <pic:pic>
                        <pic:nvPicPr>
                          <pic:cNvPr descr="Copy" id="0" name="image5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22" name="image322.png"/>
                  <a:graphic>
                    <a:graphicData uri="http://schemas.openxmlformats.org/drawingml/2006/picture">
                      <pic:pic>
                        <pic:nvPicPr>
                          <pic:cNvPr descr="Delete" id="0" name="image3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TARUN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77" name="image577.png"/>
                  <a:graphic>
                    <a:graphicData uri="http://schemas.openxmlformats.org/drawingml/2006/picture">
                      <pic:pic>
                        <pic:nvPicPr>
                          <pic:cNvPr descr="Edit" id="0" name="image5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6" name="image266.png"/>
                  <a:graphic>
                    <a:graphicData uri="http://schemas.openxmlformats.org/drawingml/2006/picture">
                      <pic:pic>
                        <pic:nvPicPr>
                          <pic:cNvPr descr="Copy" id="0" name="image2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78" name="image278.png"/>
                  <a:graphic>
                    <a:graphicData uri="http://schemas.openxmlformats.org/drawingml/2006/picture">
                      <pic:pic>
                        <pic:nvPicPr>
                          <pic:cNvPr descr="Delete" id="0" name="image27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SANDESH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64" name="image264.png"/>
                  <a:graphic>
                    <a:graphicData uri="http://schemas.openxmlformats.org/drawingml/2006/picture">
                      <pic:pic>
                        <pic:nvPicPr>
                          <pic:cNvPr descr="Edit" id="0" name="image2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46" name="image546.png"/>
                  <a:graphic>
                    <a:graphicData uri="http://schemas.openxmlformats.org/drawingml/2006/picture">
                      <pic:pic>
                        <pic:nvPicPr>
                          <pic:cNvPr descr="Copy" id="0" name="image5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37" name="image437.png"/>
                  <a:graphic>
                    <a:graphicData uri="http://schemas.openxmlformats.org/drawingml/2006/picture">
                      <pic:pic>
                        <pic:nvPicPr>
                          <pic:cNvPr descr="Delete" id="0" name="image4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RAJESH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11. Find all the details of managers and clerks in dept 10.</w:t>
      </w:r>
    </w:p>
    <w:p w:rsidR="00000000" w:rsidDel="00000000" w:rsidP="00000000" w:rsidRDefault="00000000" w:rsidRPr="00000000" w14:paraId="0000037A">
      <w:pPr>
        <w:shd w:fill="e5e5e5" w:val="clear"/>
        <w:rPr/>
      </w:pPr>
      <w:hyperlink r:id="rId6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e.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.job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6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'MANAGER'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'CLERK'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6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.1354924974001"/>
        <w:gridCol w:w="340.585351359382"/>
        <w:gridCol w:w="391.04244044966083"/>
        <w:gridCol w:w="435.1923934036547"/>
        <w:gridCol w:w="409.96384885851535"/>
        <w:gridCol w:w="397.34957658594567"/>
        <w:gridCol w:w="510.878027039073"/>
        <w:gridCol w:w="706.3992472639034"/>
        <w:gridCol w:w="813.6205615807457"/>
        <w:gridCol w:w="473.03521022136385"/>
        <w:gridCol w:w="359.5067597682365"/>
        <w:gridCol w:w="555.027979993067"/>
        <w:gridCol w:w="819.9276977170307"/>
        <w:gridCol w:w="391.04244044966083"/>
        <w:gridCol w:w="466.728074085079"/>
        <w:gridCol w:w="819.9276977170307"/>
        <w:gridCol w:w="876.6919229435944"/>
        <w:gridCol w:w="50.457089090278814"/>
        <w:gridCol w:w="1.1627296587927656"/>
        <w:gridCol w:w="1.1627296587927656"/>
        <w:gridCol w:w="1.1627296587927656"/>
        <w:tblGridChange w:id="0">
          <w:tblGrid>
            <w:gridCol w:w="208.1354924974001"/>
            <w:gridCol w:w="340.585351359382"/>
            <w:gridCol w:w="391.04244044966083"/>
            <w:gridCol w:w="435.1923934036547"/>
            <w:gridCol w:w="409.96384885851535"/>
            <w:gridCol w:w="397.34957658594567"/>
            <w:gridCol w:w="510.878027039073"/>
            <w:gridCol w:w="706.3992472639034"/>
            <w:gridCol w:w="813.6205615807457"/>
            <w:gridCol w:w="473.03521022136385"/>
            <w:gridCol w:w="359.5067597682365"/>
            <w:gridCol w:w="555.027979993067"/>
            <w:gridCol w:w="819.9276977170307"/>
            <w:gridCol w:w="391.04244044966083"/>
            <w:gridCol w:w="466.728074085079"/>
            <w:gridCol w:w="819.9276977170307"/>
            <w:gridCol w:w="876.6919229435944"/>
            <w:gridCol w:w="50.457089090278814"/>
            <w:gridCol w:w="1.1627296587927656"/>
            <w:gridCol w:w="1.1627296587927656"/>
            <w:gridCol w:w="1.162729658792765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255" name="image255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25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emp_id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Mobile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street_address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city_of_residence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hire_date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is_active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created_at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updated_at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03" name="image503.png"/>
                  <a:graphic>
                    <a:graphicData uri="http://schemas.openxmlformats.org/drawingml/2006/picture">
                      <pic:pic>
                        <pic:nvPicPr>
                          <pic:cNvPr descr="Edit" id="0" name="image50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33" name="image533.png"/>
                  <a:graphic>
                    <a:graphicData uri="http://schemas.openxmlformats.org/drawingml/2006/picture">
                      <pic:pic>
                        <pic:nvPicPr>
                          <pic:cNvPr descr="Copy" id="0" name="image5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0" name="image50.png"/>
                  <a:graphic>
                    <a:graphicData uri="http://schemas.openxmlformats.org/drawingml/2006/picture">
                      <pic:pic>
                        <pic:nvPicPr>
                          <pic:cNvPr descr="Delete" id="0" name="image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9869988776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Salt 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2450.00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2003-06-09 10:10:00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2003-06-09 10:15:00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2024-03-05 12:30:00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5" name="image455.png"/>
                  <a:graphic>
                    <a:graphicData uri="http://schemas.openxmlformats.org/drawingml/2006/picture">
                      <pic:pic>
                        <pic:nvPicPr>
                          <pic:cNvPr descr="Edit" id="0" name="image45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17" name="image517.png"/>
                  <a:graphic>
                    <a:graphicData uri="http://schemas.openxmlformats.org/drawingml/2006/picture">
                      <pic:pic>
                        <pic:nvPicPr>
                          <pic:cNvPr descr="Copy" id="0" name="image5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25" name="image225.png"/>
                  <a:graphic>
                    <a:graphicData uri="http://schemas.openxmlformats.org/drawingml/2006/picture">
                      <pic:pic>
                        <pic:nvPicPr>
                          <pic:cNvPr descr="Delete" id="0" name="image2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9822039485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Main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Pune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2004-02-28 10:00:00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2004-02-28 10:05:00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2024-01-05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16" name="image516.png"/>
                  <a:graphic>
                    <a:graphicData uri="http://schemas.openxmlformats.org/drawingml/2006/picture">
                      <pic:pic>
                        <pic:nvPicPr>
                          <pic:cNvPr descr="Edit" id="0" name="image5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34" name="image534.png"/>
                  <a:graphic>
                    <a:graphicData uri="http://schemas.openxmlformats.org/drawingml/2006/picture">
                      <pic:pic>
                        <pic:nvPicPr>
                          <pic:cNvPr descr="Copy" id="0" name="image5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04" name="image204.png"/>
                  <a:graphic>
                    <a:graphicData uri="http://schemas.openxmlformats.org/drawingml/2006/picture">
                      <pic:pic>
                        <pic:nvPicPr>
                          <pic:cNvPr descr="Delete" id="0" name="image20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9855069788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Market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Indore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2007-02-15 11:30:00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2007-02-15 11:35:00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2026-01-31 11:43:13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27" name="image527.png"/>
                  <a:graphic>
                    <a:graphicData uri="http://schemas.openxmlformats.org/drawingml/2006/picture">
                      <pic:pic>
                        <pic:nvPicPr>
                          <pic:cNvPr descr="Edit" id="0" name="image5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" name="image5.png"/>
                  <a:graphic>
                    <a:graphicData uri="http://schemas.openxmlformats.org/drawingml/2006/picture">
                      <pic:pic>
                        <pic:nvPicPr>
                          <pic:cNvPr descr="Copy"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05" name="image205.png"/>
                  <a:graphic>
                    <a:graphicData uri="http://schemas.openxmlformats.org/drawingml/2006/picture">
                      <pic:pic>
                        <pic:nvPicPr>
                          <pic:cNvPr descr="Delete" id="0" name="image20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9812233445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Ring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Ahmedabad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2010-08-21 15:00:00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2010-08-21 15:10:00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2022-01-01 10:00:00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5" name="image245.png"/>
                  <a:graphic>
                    <a:graphicData uri="http://schemas.openxmlformats.org/drawingml/2006/picture">
                      <pic:pic>
                        <pic:nvPicPr>
                          <pic:cNvPr descr="Edit" id="0" name="image2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2" name="image262.png"/>
                  <a:graphic>
                    <a:graphicData uri="http://schemas.openxmlformats.org/drawingml/2006/picture">
                      <pic:pic>
                        <pic:nvPicPr>
                          <pic:cNvPr descr="Copy" id="0" name="image2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8" name="image338.png"/>
                  <a:graphic>
                    <a:graphicData uri="http://schemas.openxmlformats.org/drawingml/2006/picture">
                      <pic:pic>
                        <pic:nvPicPr>
                          <pic:cNvPr descr="Delete" id="0" name="image3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NIRMAL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9867788990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MG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Ujjain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2014-04-15 09:15:00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2014-04-15 09:20:00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2023-09-09 12:00:00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0" name="image30.png"/>
                  <a:graphic>
                    <a:graphicData uri="http://schemas.openxmlformats.org/drawingml/2006/picture">
                      <pic:pic>
                        <pic:nvPicPr>
                          <pic:cNvPr descr="Edit" id="0" name="image3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29" name="image429.png"/>
                  <a:graphic>
                    <a:graphicData uri="http://schemas.openxmlformats.org/drawingml/2006/picture">
                      <pic:pic>
                        <pic:nvPicPr>
                          <pic:cNvPr descr="Copy" id="0" name="image4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24" name="image224.png"/>
                  <a:graphic>
                    <a:graphicData uri="http://schemas.openxmlformats.org/drawingml/2006/picture">
                      <pic:pic>
                        <pic:nvPicPr>
                          <pic:cNvPr descr="Delete" id="0" name="image2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9847788993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Civil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Jodhpur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2018-01-10 10:00:00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2018-01-10 10:10:00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2022-06-01 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12. Find the details of all the managers (in any dept) and clerks in dept 20.</w:t>
      </w:r>
    </w:p>
    <w:p w:rsidR="00000000" w:rsidDel="00000000" w:rsidP="00000000" w:rsidRDefault="00000000" w:rsidRPr="00000000" w14:paraId="00000422">
      <w:pPr>
        <w:rPr/>
      </w:pPr>
      <w:hyperlink r:id="rId7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name , deptno , job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tbl_employee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job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'manager'</w:t>
      </w:r>
      <w:hyperlink r:id="rId7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OR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job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'clerk'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hyperlink r:id="rId7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AND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deptno </w:t>
      </w:r>
      <w:r w:rsidDel="00000000" w:rsidR="00000000" w:rsidRPr="00000000">
        <w:rPr>
          <w:rFonts w:ascii="Courier New" w:cs="Courier New" w:eastAsia="Courier New" w:hAnsi="Courier New"/>
          <w:color w:val="ff00ff"/>
          <w:sz w:val="20"/>
          <w:szCs w:val="20"/>
          <w:shd w:fill="e5e5e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930"/>
        <w:gridCol w:w="930"/>
        <w:gridCol w:w="1035"/>
        <w:gridCol w:w="825"/>
        <w:gridCol w:w="345"/>
        <w:gridCol w:w="1125"/>
        <w:tblGridChange w:id="0">
          <w:tblGrid>
            <w:gridCol w:w="780"/>
            <w:gridCol w:w="930"/>
            <w:gridCol w:w="930"/>
            <w:gridCol w:w="1035"/>
            <w:gridCol w:w="825"/>
            <w:gridCol w:w="345"/>
            <w:gridCol w:w="11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6" name="image66.png"/>
                  <a:graphic>
                    <a:graphicData uri="http://schemas.openxmlformats.org/drawingml/2006/picture">
                      <pic:pic>
                        <pic:nvPicPr>
                          <pic:cNvPr descr="Edit" id="0" name="image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75" name="image575.png"/>
                  <a:graphic>
                    <a:graphicData uri="http://schemas.openxmlformats.org/drawingml/2006/picture">
                      <pic:pic>
                        <pic:nvPicPr>
                          <pic:cNvPr descr="Copy" id="0" name="image5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51" name="image351.png"/>
                  <a:graphic>
                    <a:graphicData uri="http://schemas.openxmlformats.org/drawingml/2006/picture">
                      <pic:pic>
                        <pic:nvPicPr>
                          <pic:cNvPr descr="Delete" id="0" name="image3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22" name="image222.png"/>
                  <a:graphic>
                    <a:graphicData uri="http://schemas.openxmlformats.org/drawingml/2006/picture">
                      <pic:pic>
                        <pic:nvPicPr>
                          <pic:cNvPr descr="Edit" id="0" name="image2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8" name="image98.png"/>
                  <a:graphic>
                    <a:graphicData uri="http://schemas.openxmlformats.org/drawingml/2006/picture">
                      <pic:pic>
                        <pic:nvPicPr>
                          <pic:cNvPr descr="Copy" id="0" name="image9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" name="image31.png"/>
                  <a:graphic>
                    <a:graphicData uri="http://schemas.openxmlformats.org/drawingml/2006/picture">
                      <pic:pic>
                        <pic:nvPicPr>
                          <pic:cNvPr descr="Delete" id="0" name="image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42" name="image342.png"/>
                  <a:graphic>
                    <a:graphicData uri="http://schemas.openxmlformats.org/drawingml/2006/picture">
                      <pic:pic>
                        <pic:nvPicPr>
                          <pic:cNvPr descr="Edit" id="0" name="image3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3" name="image403.png"/>
                  <a:graphic>
                    <a:graphicData uri="http://schemas.openxmlformats.org/drawingml/2006/picture">
                      <pic:pic>
                        <pic:nvPicPr>
                          <pic:cNvPr descr="Copy" id="0" name="image40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2" name="image82.png"/>
                  <a:graphic>
                    <a:graphicData uri="http://schemas.openxmlformats.org/drawingml/2006/picture">
                      <pic:pic>
                        <pic:nvPicPr>
                          <pic:cNvPr descr="Delete" id="0" name="image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79" name="image479.png"/>
                  <a:graphic>
                    <a:graphicData uri="http://schemas.openxmlformats.org/drawingml/2006/picture">
                      <pic:pic>
                        <pic:nvPicPr>
                          <pic:cNvPr descr="Edit" id="0" name="image4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2" name="image232.png"/>
                  <a:graphic>
                    <a:graphicData uri="http://schemas.openxmlformats.org/drawingml/2006/picture">
                      <pic:pic>
                        <pic:nvPicPr>
                          <pic:cNvPr descr="Copy" id="0" name="image2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6" name="image76.png"/>
                  <a:graphic>
                    <a:graphicData uri="http://schemas.openxmlformats.org/drawingml/2006/picture">
                      <pic:pic>
                        <pic:nvPicPr>
                          <pic:cNvPr descr="Delete" id="0" name="image7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ADAMS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89" name="image489.png"/>
                  <a:graphic>
                    <a:graphicData uri="http://schemas.openxmlformats.org/drawingml/2006/picture">
                      <pic:pic>
                        <pic:nvPicPr>
                          <pic:cNvPr descr="Edit" id="0" name="image48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07" name="image507.png"/>
                  <a:graphic>
                    <a:graphicData uri="http://schemas.openxmlformats.org/drawingml/2006/picture">
                      <pic:pic>
                        <pic:nvPicPr>
                          <pic:cNvPr descr="Copy" id="0" name="image50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79" name="image279.png"/>
                  <a:graphic>
                    <a:graphicData uri="http://schemas.openxmlformats.org/drawingml/2006/picture">
                      <pic:pic>
                        <pic:nvPicPr>
                          <pic:cNvPr descr="Delete" id="0" name="image2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77" name="image277.png"/>
                  <a:graphic>
                    <a:graphicData uri="http://schemas.openxmlformats.org/drawingml/2006/picture">
                      <pic:pic>
                        <pic:nvPicPr>
                          <pic:cNvPr descr="Edit" id="0" name="image2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5" name="image105.png"/>
                  <a:graphic>
                    <a:graphicData uri="http://schemas.openxmlformats.org/drawingml/2006/picture">
                      <pic:pic>
                        <pic:nvPicPr>
                          <pic:cNvPr descr="Copy" id="0" name="image10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36" name="image236.png"/>
                  <a:graphic>
                    <a:graphicData uri="http://schemas.openxmlformats.org/drawingml/2006/picture">
                      <pic:pic>
                        <pic:nvPicPr>
                          <pic:cNvPr descr="Delete" id="0" name="image2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6" name="image246.png"/>
                  <a:graphic>
                    <a:graphicData uri="http://schemas.openxmlformats.org/drawingml/2006/picture">
                      <pic:pic>
                        <pic:nvPicPr>
                          <pic:cNvPr descr="Edit" id="0" name="image2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47" name="image347.png"/>
                  <a:graphic>
                    <a:graphicData uri="http://schemas.openxmlformats.org/drawingml/2006/picture">
                      <pic:pic>
                        <pic:nvPicPr>
                          <pic:cNvPr descr="Copy" id="0" name="image3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29" name="image329.png"/>
                  <a:graphic>
                    <a:graphicData uri="http://schemas.openxmlformats.org/drawingml/2006/picture">
                      <pic:pic>
                        <pic:nvPicPr>
                          <pic:cNvPr descr="Delete" id="0" name="image3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30" name="image330.png"/>
                  <a:graphic>
                    <a:graphicData uri="http://schemas.openxmlformats.org/drawingml/2006/picture">
                      <pic:pic>
                        <pic:nvPicPr>
                          <pic:cNvPr descr="Edit" id="0" name="image33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93" name="image293.png"/>
                  <a:graphic>
                    <a:graphicData uri="http://schemas.openxmlformats.org/drawingml/2006/picture">
                      <pic:pic>
                        <pic:nvPicPr>
                          <pic:cNvPr descr="Copy" id="0" name="image29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21" name="image221.png"/>
                  <a:graphic>
                    <a:graphicData uri="http://schemas.openxmlformats.org/drawingml/2006/picture">
                      <pic:pic>
                        <pic:nvPicPr>
                          <pic:cNvPr descr="Delete" id="0" name="image2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28" name="image528.png"/>
                  <a:graphic>
                    <a:graphicData uri="http://schemas.openxmlformats.org/drawingml/2006/picture">
                      <pic:pic>
                        <pic:nvPicPr>
                          <pic:cNvPr descr="Edit" id="0" name="image5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80" name="image580.png"/>
                  <a:graphic>
                    <a:graphicData uri="http://schemas.openxmlformats.org/drawingml/2006/picture">
                      <pic:pic>
                        <pic:nvPicPr>
                          <pic:cNvPr descr="Copy" id="0" name="image58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4" name="image344.png"/>
                  <a:graphic>
                    <a:graphicData uri="http://schemas.openxmlformats.org/drawingml/2006/picture">
                      <pic:pic>
                        <pic:nvPicPr>
                          <pic:cNvPr descr="Delete" id="0" name="image3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</w:tbl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13. Find the details of all the managers in dept. 10 and all clerks in dept 20 and all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employees who are neither managers nor clerks but whose salary is more than or</w:t>
      </w:r>
    </w:p>
    <w:p w:rsidR="00000000" w:rsidDel="00000000" w:rsidP="00000000" w:rsidRDefault="00000000" w:rsidRPr="00000000" w14:paraId="00000488">
      <w:pPr>
        <w:rPr>
          <w:ins w:author="Mansuri SAHIL" w:id="0" w:date="2026-01-31T07:07:25Z"/>
        </w:rPr>
      </w:pPr>
      <w:r w:rsidDel="00000000" w:rsidR="00000000" w:rsidRPr="00000000">
        <w:rPr>
          <w:rtl w:val="0"/>
        </w:rPr>
        <w:t xml:space="preserve">equal to 2000/-</w:t>
      </w:r>
      <w:ins w:author="Mansuri SAHIL" w:id="0" w:date="2026-01-31T07:07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89">
      <w:pPr>
        <w:shd w:fill="e5e5e5" w:val="clear"/>
        <w:rPr>
          <w:ins w:author="Mansuri SAHIL" w:id="0" w:date="2026-01-31T07:07:25Z"/>
          <w:rFonts w:ascii="Roboto Mono" w:cs="Roboto Mono" w:eastAsia="Roboto Mono" w:hAnsi="Roboto Mono"/>
          <w:color w:val="444444"/>
          <w:sz w:val="20"/>
          <w:szCs w:val="20"/>
          <w:rPrChange w:author="Mansuri SAHIL" w:id="1" w:date="2026-01-31T07:07:25Z">
            <w:rPr/>
          </w:rPrChange>
        </w:rPr>
      </w:pPr>
      <w:ins w:author="Mansuri SAHIL" w:id="0" w:date="2026-01-31T07:07:25Z"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"http://localhost/phpmyadmin/url.php?url=https://dev.mysql.com/doc/refman/8.0/en/select.html"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name , job , deptno , salary </w:t>
        </w:r>
        <w:r w:rsidDel="00000000" w:rsidR="00000000" w:rsidRPr="00000000">
          <w:rPr>
            <w:rFonts w:ascii="Roboto Mono" w:cs="Roboto Mono" w:eastAsia="Roboto Mono" w:hAnsi="Roboto Mono"/>
            <w:color w:val="770088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FROM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tbl_employee </w:t>
        </w:r>
        <w:r w:rsidDel="00000000" w:rsidR="00000000" w:rsidRPr="00000000">
          <w:rPr>
            <w:rFonts w:ascii="Roboto Mono" w:cs="Roboto Mono" w:eastAsia="Roboto Mono" w:hAnsi="Roboto Mono"/>
            <w:color w:val="770088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WHERE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(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job </w:t>
        </w:r>
        <w:r w:rsidDel="00000000" w:rsidR="00000000" w:rsidRPr="00000000">
          <w:rPr>
            <w:rFonts w:ascii="Roboto Mono" w:cs="Roboto Mono" w:eastAsia="Roboto Mono" w:hAnsi="Roboto Mono"/>
            <w:color w:val="ff00ff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=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aa1111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'MANAGER'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"http://localhost/phpmyadmin/url.php?url=https://dev.mysql.com/doc/refman/8.0/en/logical-operators.html%23operator_and"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deptno </w:t>
        </w:r>
        <w:r w:rsidDel="00000000" w:rsidR="00000000" w:rsidRPr="00000000">
          <w:rPr>
            <w:rFonts w:ascii="Roboto Mono" w:cs="Roboto Mono" w:eastAsia="Roboto Mono" w:hAnsi="Roboto Mono"/>
            <w:color w:val="ff00ff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=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1166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10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)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"http://localhost/phpmyadmin/url.php?url=https://dev.mysql.com/doc/refman/8.0/en/logical-operators.html%23operator_or"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(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job </w:t>
        </w:r>
        <w:r w:rsidDel="00000000" w:rsidR="00000000" w:rsidRPr="00000000">
          <w:rPr>
            <w:rFonts w:ascii="Roboto Mono" w:cs="Roboto Mono" w:eastAsia="Roboto Mono" w:hAnsi="Roboto Mono"/>
            <w:color w:val="ff00ff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=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aa1111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'CLERK'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"http://localhost/phpmyadmin/url.php?url=https://dev.mysql.com/doc/refman/8.0/en/logical-operators.html%23operator_and"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deptno </w:t>
        </w:r>
        <w:r w:rsidDel="00000000" w:rsidR="00000000" w:rsidRPr="00000000">
          <w:rPr>
            <w:rFonts w:ascii="Roboto Mono" w:cs="Roboto Mono" w:eastAsia="Roboto Mono" w:hAnsi="Roboto Mono"/>
            <w:color w:val="ff00ff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=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1166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20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)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"http://localhost/phpmyadmin/url.php?url=https://dev.mysql.com/doc/refman/8.0/en/logical-operators.html%23operator_or"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(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job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"http://localhost/phpmyadmin/url.php?url=https://dev.mysql.com/doc/refman/8.0/en/logical-operators.html%23operator_not"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"http://localhost/phpmyadmin/url.php?url=https://dev.mysql.com/doc/refman/8.0/en/comparison-operators.html%23function_in"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(</w:t>
        </w:r>
        <w:r w:rsidDel="00000000" w:rsidR="00000000" w:rsidRPr="00000000">
          <w:rPr>
            <w:rFonts w:ascii="Roboto Mono" w:cs="Roboto Mono" w:eastAsia="Roboto Mono" w:hAnsi="Roboto Mono"/>
            <w:color w:val="aa1111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'MANAGER'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, </w:t>
        </w:r>
        <w:r w:rsidDel="00000000" w:rsidR="00000000" w:rsidRPr="00000000">
          <w:rPr>
            <w:rFonts w:ascii="Roboto Mono" w:cs="Roboto Mono" w:eastAsia="Roboto Mono" w:hAnsi="Roboto Mono"/>
            <w:color w:val="aa1111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'CLERK'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)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fldChar w:fldCharType="begin"/>
        </w:r>
        <w:r w:rsidDel="00000000" w:rsidR="00000000" w:rsidRPr="00000000">
          <w:instrText xml:space="preserve">HYPERLINK "http://localhost/phpmyadmin/url.php?url=https://dev.mysql.com/doc/refman/8.0/en/logical-operators.html%23operator_and"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  <w:r w:rsidDel="00000000" w:rsidR="00000000" w:rsidRPr="00000000">
          <w:fldChar w:fldCharType="end"/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salary </w:t>
        </w:r>
        <w:r w:rsidDel="00000000" w:rsidR="00000000" w:rsidRPr="00000000">
          <w:rPr>
            <w:rFonts w:ascii="Roboto Mono" w:cs="Roboto Mono" w:eastAsia="Roboto Mono" w:hAnsi="Roboto Mono"/>
            <w:color w:val="ff00ff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&gt;=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 </w:t>
        </w:r>
        <w:r w:rsidDel="00000000" w:rsidR="00000000" w:rsidRPr="00000000">
          <w:rPr>
            <w:rFonts w:ascii="Roboto Mono" w:cs="Roboto Mono" w:eastAsia="Roboto Mono" w:hAnsi="Roboto Mono"/>
            <w:color w:val="1166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2000</w:t>
        </w:r>
        <w:r w:rsidDel="00000000" w:rsidR="00000000" w:rsidRPr="00000000">
          <w:rPr>
            <w:rFonts w:ascii="Roboto Mono" w:cs="Roboto Mono" w:eastAsia="Roboto Mono" w:hAnsi="Roboto Mono"/>
            <w:color w:val="999977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)</w:t>
        </w:r>
        <w:r w:rsidDel="00000000" w:rsidR="00000000" w:rsidRPr="00000000">
          <w:rPr>
            <w:rFonts w:ascii="Roboto Mono" w:cs="Roboto Mono" w:eastAsia="Roboto Mono" w:hAnsi="Roboto Mono"/>
            <w:color w:val="444444"/>
            <w:sz w:val="20"/>
            <w:szCs w:val="20"/>
            <w:rtl w:val="0"/>
            <w:rPrChange w:author="Mansuri SAHIL" w:id="1" w:date="2026-01-31T07:07:25Z">
              <w:rPr/>
            </w:rPrChange>
          </w:rPr>
          <w:t xml:space="preserve">;</w:t>
        </w:r>
      </w:ins>
    </w:p>
    <w:p w:rsidR="00000000" w:rsidDel="00000000" w:rsidP="00000000" w:rsidRDefault="00000000" w:rsidRPr="00000000" w14:paraId="0000048A">
      <w:pPr>
        <w:shd w:fill="e5e5e5" w:val="clear"/>
        <w:rPr>
          <w:ins w:author="Mansuri SAHIL" w:id="0" w:date="2026-01-31T07:07:25Z"/>
          <w:rFonts w:ascii="Roboto Mono" w:cs="Roboto Mono" w:eastAsia="Roboto Mono" w:hAnsi="Roboto Mono"/>
          <w:color w:val="444444"/>
          <w:sz w:val="20"/>
          <w:szCs w:val="20"/>
          <w:rPrChange w:author="Mansuri SAHIL" w:id="1" w:date="2026-01-31T07:07:25Z">
            <w:rPr/>
          </w:rPrChange>
        </w:rPr>
      </w:pPr>
      <w:ins w:author="Mansuri SAHIL" w:id="0" w:date="2026-01-31T07:07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ins w:author="Mansuri SAHIL" w:id="2" w:date="2026-01-31T07:06:52Z"/>
        </w:rPr>
      </w:pPr>
      <w:ins w:author="Mansuri SAHIL" w:id="2" w:date="2026-01-31T07:06:52Z">
        <w:r w:rsidDel="00000000" w:rsidR="00000000" w:rsidRPr="00000000">
          <w:rPr>
            <w:rtl w:val="0"/>
          </w:rPr>
        </w:r>
      </w:ins>
    </w:p>
    <w:tbl>
      <w:tblPr>
        <w:tblStyle w:val="Table13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35"/>
        <w:gridCol w:w="960"/>
        <w:gridCol w:w="1260"/>
        <w:gridCol w:w="345"/>
        <w:gridCol w:w="840"/>
        <w:tblGridChange w:id="0">
          <w:tblGrid>
            <w:gridCol w:w="780"/>
            <w:gridCol w:w="810"/>
            <w:gridCol w:w="930"/>
            <w:gridCol w:w="1035"/>
            <w:gridCol w:w="960"/>
            <w:gridCol w:w="1260"/>
            <w:gridCol w:w="345"/>
            <w:gridCol w:w="840"/>
          </w:tblGrid>
        </w:tblGridChange>
      </w:tblGrid>
      <w:tr>
        <w:trPr>
          <w:cantSplit w:val="0"/>
          <w:trHeight w:val="27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ind w:right="160"/>
              <w:rPr>
                <w:ins w:author="Mansuri SAHIL" w:id="2" w:date="2026-01-31T07:06:52Z"/>
                <w:b w:val="1"/>
                <w:bCs w:val="1"/>
                <w:color w:val="235a81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fldChar w:fldCharType="begin"/>
              </w:r>
              <w:r w:rsidDel="00000000" w:rsidR="00000000" w:rsidRPr="00000000">
                <w:instrText xml:space="preserve">HYPERLINK "http://localhost/phpmyadmin/index.php?route=/sql&amp;db=taskdb&amp;table=tbl_employee&amp;sql_query=SELECT+name+%2C+job+%2C+deptno+%2C+salary+%0D%0AFROM+tbl_employee%0D%0AWHERE%0D%0A++++++%28job+%3D+%27MANAGER%27+AND+deptno+%3D+10%29%0D%0A+++OR+%28job+%3D+%27CLERK%27+AND+deptno+%3D+20%29%0D%0A+++OR+%28job+NOT+IN+%28%27MANAGER%27%2C+%27CLERK%27%29+AND+salary+%3E%3D+2000%29++%0AORDER+BY+%60tbl_employee%60.%60name%60+ASC&amp;sql_signature=6f5757e2c02c42fe037e7434043f19084b44b798179a37cd98c8aef0b7c47889&amp;session_max_rows=25&amp;is_browse_distinct=0"</w: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ind w:right="160"/>
              <w:rPr>
                <w:ins w:author="Mansuri SAHIL" w:id="2" w:date="2026-01-31T07:06:52Z"/>
                <w:b w:val="1"/>
                <w:bCs w:val="1"/>
                <w:color w:val="235a81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fldChar w:fldCharType="begin"/>
              </w:r>
              <w:r w:rsidDel="00000000" w:rsidR="00000000" w:rsidRPr="00000000">
                <w:instrText xml:space="preserve">HYPERLINK "http://localhost/phpmyadmin/index.php?route=/sql&amp;db=taskdb&amp;table=tbl_employee&amp;sql_query=SELECT+name+%2C+job+%2C+deptno+%2C+salary+%0D%0AFROM+tbl_employee%0D%0AWHERE%0D%0A++++++%28job+%3D+%27MANAGER%27+AND+deptno+%3D+10%29%0D%0A+++OR+%28job+%3D+%27CLERK%27+AND+deptno+%3D+20%29%0D%0A+++OR+%28job+NOT+IN+%28%27MANAGER%27%2C+%27CLERK%27%29+AND+salary+%3E%3D+2000%29++%0AORDER+BY+%60tbl_employee%60.%60job%60+ASC&amp;sql_signature=9da9175a8388c4ee71d305470a578e03aa7c06c0df150d79ec38fc883d39a6b8&amp;session_max_rows=25&amp;is_browse_distinct=0"</w: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ind w:right="160"/>
              <w:rPr>
                <w:ins w:author="Mansuri SAHIL" w:id="2" w:date="2026-01-31T07:06:52Z"/>
                <w:b w:val="1"/>
                <w:bCs w:val="1"/>
                <w:color w:val="235a81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fldChar w:fldCharType="begin"/>
              </w:r>
              <w:r w:rsidDel="00000000" w:rsidR="00000000" w:rsidRPr="00000000">
                <w:instrText xml:space="preserve">HYPERLINK "http://localhost/phpmyadmin/index.php?route=/sql&amp;db=taskdb&amp;table=tbl_employee&amp;sql_query=SELECT+name+%2C+job+%2C+deptno+%2C+salary+%0D%0AFROM+tbl_employee%0D%0AWHERE%0D%0A++++++%28job+%3D+%27MANAGER%27+AND+deptno+%3D+10%29%0D%0A+++OR+%28job+%3D+%27CLERK%27+AND+deptno+%3D+20%29%0D%0A+++OR+%28job+NOT+IN+%28%27MANAGER%27%2C+%27CLERK%27%29+AND+salary+%3E%3D+2000%29++%0AORDER+BY+%60tbl_employee%60.%60deptno%60+ASC&amp;sql_signature=1e81a63c097bab42530474406aaab51898ca207e45007f6f576acdc5f5901bea&amp;session_max_rows=25&amp;is_browse_distinct=0"</w: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ind w:right="160"/>
              <w:rPr>
                <w:ins w:author="Mansuri SAHIL" w:id="2" w:date="2026-01-31T07:06:52Z"/>
                <w:b w:val="1"/>
                <w:bCs w:val="1"/>
                <w:color w:val="235a81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fldChar w:fldCharType="begin"/>
              </w:r>
              <w:r w:rsidDel="00000000" w:rsidR="00000000" w:rsidRPr="00000000">
                <w:instrText xml:space="preserve">HYPERLINK "http://localhost/phpmyadmin/index.php?route=/sql&amp;db=taskdb&amp;table=tbl_employee&amp;sql_query=SELECT+name+%2C+job+%2C+deptno+%2C+salary+%0D%0AFROM+tbl_employee%0D%0AWHERE%0D%0A++++++%28job+%3D+%27MANAGER%27+AND+deptno+%3D+10%29%0D%0A+++OR+%28job+%3D+%27CLERK%27+AND+deptno+%3D+20%29%0D%0A+++OR+%28job+NOT+IN+%28%27MANAGER%27%2C+%27CLERK%27%29+AND+salary+%3E%3D+2000%29++%0AORDER+BY+%60tbl_employee%60.%60salary%60+ASC&amp;sql_signature=7f95a01ef84fcbf40d87a185d19abe940a257f2c5d4ffb91f40abbf10d657ec7&amp;session_max_rows=25&amp;is_browse_distinct=0"</w: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180" name="image180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180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449" name="image449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449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57" name="image57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5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CLARK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MANAGER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10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2450.00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518" name="image518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51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414" name="image414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41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206" name="image206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20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SCOTT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ANALYST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3000.00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81" name="image81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81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149" name="image149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149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303" name="image303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303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KING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PRESIDENT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10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5000.00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496" name="image496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49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207" name="image207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20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524" name="image524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52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ADAMS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CLERK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1100.00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458" name="image458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45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416" name="image416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41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406" name="image406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40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SMITH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CLERK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800.00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2" name="image2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2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478" name="image478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47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434" name="image434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43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JAMES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ANALYST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3200.00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476" name="image476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47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547" name="image547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54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484" name="image484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48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RAM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CLERK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1000.00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369" name="image369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369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136" name="image136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13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55" name="image55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55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RAMESH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ANALYST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40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2800.00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502" name="image502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502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8" name="image8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8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283" name="image283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283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ROHIT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ANALYST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3100.00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302" name="image302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302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530" name="image530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530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184" name="image184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18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KIRAN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CLERK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1150.00</w:t>
              </w:r>
            </w:ins>
          </w:p>
        </w:tc>
      </w:tr>
      <w:tr>
        <w:trPr>
          <w:cantSplit w:val="0"/>
          <w:trHeight w:val="420" w:hRule="atLeast"/>
          <w:tblHeader w:val="0"/>
          <w:ins w:author="Mansuri SAHIL" w:id="2" w:date="2026-01-31T07:06:52Z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Edit" id="169" name="image169.png"/>
                    <a:graphic>
                      <a:graphicData uri="http://schemas.openxmlformats.org/drawingml/2006/picture">
                        <pic:pic>
                          <pic:nvPicPr>
                            <pic:cNvPr descr="Edit" id="0" name="image169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Edit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Copy" id="270" name="image270.png"/>
                    <a:graphic>
                      <a:graphicData uri="http://schemas.openxmlformats.org/drawingml/2006/picture">
                        <pic:pic>
                          <pic:nvPicPr>
                            <pic:cNvPr descr="Copy" id="0" name="image270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Copy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PrChange w:author="Mansuri SAHIL" w:id="3" w:date="2026-01-31T07:06:52Z">
                    <w:rPr/>
                  </w:rPrChange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lete" id="95" name="image95.png"/>
                    <a:graphic>
                      <a:graphicData uri="http://schemas.openxmlformats.org/drawingml/2006/picture">
                        <pic:pic>
                          <pic:nvPicPr>
                            <pic:cNvPr descr="Delete" id="0" name="image95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fldChar w:fldCharType="begin"/>
                <w:instrText xml:space="preserve"> HYPERLINK "http://localhost/phpmyadmin/index.php" </w:instrText>
                <w:fldChar w:fldCharType="separate"/>
              </w:r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>
                      <w:color w:val="235a81"/>
                      <w:sz w:val="20"/>
                      <w:szCs w:val="20"/>
                    </w:rPr>
                  </w:rPrChange>
                </w:rPr>
                <w:t xml:space="preserve"> Delete</w:t>
              </w:r>
            </w:ins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MEENA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ANALYST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40</w:t>
              </w:r>
            </w:ins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right"/>
              <w:rPr>
                <w:ins w:author="Mansuri SAHIL" w:id="2" w:date="2026-01-31T07:06:52Z"/>
                <w:color w:val="444444"/>
                <w:sz w:val="20"/>
                <w:szCs w:val="20"/>
                <w:rPrChange w:author="Mansuri SAHIL" w:id="3" w:date="2026-01-31T07:06:52Z">
                  <w:rPr/>
                </w:rPrChange>
              </w:rPr>
            </w:pPr>
            <w:ins w:author="Mansuri SAHIL" w:id="2" w:date="2026-01-31T07:06:52Z">
              <w:r w:rsidDel="00000000" w:rsidR="00000000" w:rsidRPr="00000000">
                <w:rPr>
                  <w:color w:val="444444"/>
                  <w:sz w:val="20"/>
                  <w:szCs w:val="20"/>
                  <w:rtl w:val="0"/>
                  <w:rPrChange w:author="Mansuri SAHIL" w:id="3" w:date="2026-01-31T07:06:52Z">
                    <w:rPr/>
                  </w:rPrChange>
                </w:rPr>
                <w:t xml:space="preserve">2900.0</w:t>
              </w:r>
            </w:ins>
          </w:p>
        </w:tc>
      </w:tr>
    </w:tbl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14. Find the names of anyone in dept. 20 who is neither manager nor clerk.</w:t>
      </w:r>
    </w:p>
    <w:p w:rsidR="00000000" w:rsidDel="00000000" w:rsidP="00000000" w:rsidRDefault="00000000" w:rsidRPr="00000000" w14:paraId="0000051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8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job , deptno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deptno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8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job </w:t>
      </w:r>
      <w:hyperlink r:id="rId8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8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'MANAGER'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'CLERK'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2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1140"/>
        <w:gridCol w:w="1035"/>
        <w:gridCol w:w="795"/>
        <w:gridCol w:w="1005"/>
        <w:gridCol w:w="990"/>
        <w:tblGridChange w:id="0">
          <w:tblGrid>
            <w:gridCol w:w="780"/>
            <w:gridCol w:w="810"/>
            <w:gridCol w:w="1140"/>
            <w:gridCol w:w="1035"/>
            <w:gridCol w:w="795"/>
            <w:gridCol w:w="1005"/>
            <w:gridCol w:w="9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deptno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63" name="image463.png"/>
                  <a:graphic>
                    <a:graphicData uri="http://schemas.openxmlformats.org/drawingml/2006/picture">
                      <pic:pic>
                        <pic:nvPicPr>
                          <pic:cNvPr descr="Edit" id="0" name="image4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0" name="image400.png"/>
                  <a:graphic>
                    <a:graphicData uri="http://schemas.openxmlformats.org/drawingml/2006/picture">
                      <pic:pic>
                        <pic:nvPicPr>
                          <pic:cNvPr descr="Copy" id="0" name="image4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3" name="image43.png"/>
                  <a:graphic>
                    <a:graphicData uri="http://schemas.openxmlformats.org/drawingml/2006/picture">
                      <pic:pic>
                        <pic:nvPicPr>
                          <pic:cNvPr descr="Delete" id="0" name="image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83" name="image83.png"/>
                  <a:graphic>
                    <a:graphicData uri="http://schemas.openxmlformats.org/drawingml/2006/picture">
                      <pic:pic>
                        <pic:nvPicPr>
                          <pic:cNvPr descr="Edit" id="0" name="image8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97" name="image297.png"/>
                  <a:graphic>
                    <a:graphicData uri="http://schemas.openxmlformats.org/drawingml/2006/picture">
                      <pic:pic>
                        <pic:nvPicPr>
                          <pic:cNvPr descr="Copy" id="0" name="image29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5" name="image385.png"/>
                  <a:graphic>
                    <a:graphicData uri="http://schemas.openxmlformats.org/drawingml/2006/picture">
                      <pic:pic>
                        <pic:nvPicPr>
                          <pic:cNvPr descr="Delete" id="0" name="image38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72" name="image272.png"/>
                  <a:graphic>
                    <a:graphicData uri="http://schemas.openxmlformats.org/drawingml/2006/picture">
                      <pic:pic>
                        <pic:nvPicPr>
                          <pic:cNvPr descr="Edit" id="0" name="image2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1" name="image231.png"/>
                  <a:graphic>
                    <a:graphicData uri="http://schemas.openxmlformats.org/drawingml/2006/picture">
                      <pic:pic>
                        <pic:nvPicPr>
                          <pic:cNvPr descr="Copy" id="0" name="image2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94" name="image94.png"/>
                  <a:graphic>
                    <a:graphicData uri="http://schemas.openxmlformats.org/drawingml/2006/picture">
                      <pic:pic>
                        <pic:nvPicPr>
                          <pic:cNvPr descr="Delete" id="0" name="image9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ROHIT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4" name="image44.png"/>
                  <a:graphic>
                    <a:graphicData uri="http://schemas.openxmlformats.org/drawingml/2006/picture">
                      <pic:pic>
                        <pic:nvPicPr>
                          <pic:cNvPr descr="Edit" id="0" name="image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18" name="image418.png"/>
                  <a:graphic>
                    <a:graphicData uri="http://schemas.openxmlformats.org/drawingml/2006/picture">
                      <pic:pic>
                        <pic:nvPicPr>
                          <pic:cNvPr descr="Copy" id="0" name="image4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6" name="image366.png"/>
                  <a:graphic>
                    <a:graphicData uri="http://schemas.openxmlformats.org/drawingml/2006/picture">
                      <pic:pic>
                        <pic:nvPicPr>
                          <pic:cNvPr descr="Delete" id="0" name="image3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VIKAS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27" name="image127.png"/>
                  <a:graphic>
                    <a:graphicData uri="http://schemas.openxmlformats.org/drawingml/2006/picture">
                      <pic:pic>
                        <pic:nvPicPr>
                          <pic:cNvPr descr="Edit" id="0" name="image1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9" name="image159.png"/>
                  <a:graphic>
                    <a:graphicData uri="http://schemas.openxmlformats.org/drawingml/2006/picture">
                      <pic:pic>
                        <pic:nvPicPr>
                          <pic:cNvPr descr="Copy" id="0" name="image1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8" name="image388.png"/>
                  <a:graphic>
                    <a:graphicData uri="http://schemas.openxmlformats.org/drawingml/2006/picture">
                      <pic:pic>
                        <pic:nvPicPr>
                          <pic:cNvPr descr="Delete" id="0" name="image38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KAVITA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15. Find the names of employees who earn between 1200/- and 1400/-.</w:t>
      </w:r>
    </w:p>
    <w:p w:rsidR="00000000" w:rsidDel="00000000" w:rsidP="00000000" w:rsidRDefault="00000000" w:rsidRPr="00000000" w14:paraId="00000550">
      <w:pPr>
        <w:shd w:fill="e5e5e5" w:val="clear"/>
        <w:rPr/>
      </w:pPr>
      <w:hyperlink r:id="rId8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job , salary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salary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9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1400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15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35"/>
        <w:gridCol w:w="945"/>
        <w:gridCol w:w="1200"/>
        <w:gridCol w:w="840"/>
        <w:tblGridChange w:id="0">
          <w:tblGrid>
            <w:gridCol w:w="780"/>
            <w:gridCol w:w="810"/>
            <w:gridCol w:w="930"/>
            <w:gridCol w:w="1035"/>
            <w:gridCol w:w="945"/>
            <w:gridCol w:w="1200"/>
            <w:gridCol w:w="8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1" name="image41.png"/>
                  <a:graphic>
                    <a:graphicData uri="http://schemas.openxmlformats.org/drawingml/2006/picture">
                      <pic:pic>
                        <pic:nvPicPr>
                          <pic:cNvPr descr="Edit" id="0" name="image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20" name="image120.png"/>
                  <a:graphic>
                    <a:graphicData uri="http://schemas.openxmlformats.org/drawingml/2006/picture">
                      <pic:pic>
                        <pic:nvPicPr>
                          <pic:cNvPr descr="Copy" id="0" name="image1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4" name="image14.png"/>
                  <a:graphic>
                    <a:graphicData uri="http://schemas.openxmlformats.org/drawingml/2006/picture">
                      <pic:pic>
                        <pic:nvPicPr>
                          <pic:cNvPr descr="Delete"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60" name="image360.png"/>
                  <a:graphic>
                    <a:graphicData uri="http://schemas.openxmlformats.org/drawingml/2006/picture">
                      <pic:pic>
                        <pic:nvPicPr>
                          <pic:cNvPr descr="Edit" id="0" name="image3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85" name="image485.png"/>
                  <a:graphic>
                    <a:graphicData uri="http://schemas.openxmlformats.org/drawingml/2006/picture">
                      <pic:pic>
                        <pic:nvPicPr>
                          <pic:cNvPr descr="Copy" id="0" name="image48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82" name="image482.png"/>
                  <a:graphic>
                    <a:graphicData uri="http://schemas.openxmlformats.org/drawingml/2006/picture">
                      <pic:pic>
                        <pic:nvPicPr>
                          <pic:cNvPr descr="Delete" id="0" name="image4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12" name="image412.png"/>
                  <a:graphic>
                    <a:graphicData uri="http://schemas.openxmlformats.org/drawingml/2006/picture">
                      <pic:pic>
                        <pic:nvPicPr>
                          <pic:cNvPr descr="Edit" id="0" name="image4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9" name="image109.png"/>
                  <a:graphic>
                    <a:graphicData uri="http://schemas.openxmlformats.org/drawingml/2006/picture">
                      <pic:pic>
                        <pic:nvPicPr>
                          <pic:cNvPr descr="Copy" id="0" name="image10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0" name="image70.png"/>
                  <a:graphic>
                    <a:graphicData uri="http://schemas.openxmlformats.org/drawingml/2006/picture">
                      <pic:pic>
                        <pic:nvPicPr>
                          <pic:cNvPr descr="Delete" id="0" name="image7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1" name="image491.png"/>
                  <a:graphic>
                    <a:graphicData uri="http://schemas.openxmlformats.org/drawingml/2006/picture">
                      <pic:pic>
                        <pic:nvPicPr>
                          <pic:cNvPr descr="Edit" id="0" name="image4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45" name="image445.png"/>
                  <a:graphic>
                    <a:graphicData uri="http://schemas.openxmlformats.org/drawingml/2006/picture">
                      <pic:pic>
                        <pic:nvPicPr>
                          <pic:cNvPr descr="Copy" id="0" name="image4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" name="image46.png"/>
                  <a:graphic>
                    <a:graphicData uri="http://schemas.openxmlformats.org/drawingml/2006/picture">
                      <pic:pic>
                        <pic:nvPicPr>
                          <pic:cNvPr descr="Delete" id="0" name="image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00" name="image500.png"/>
                  <a:graphic>
                    <a:graphicData uri="http://schemas.openxmlformats.org/drawingml/2006/picture">
                      <pic:pic>
                        <pic:nvPicPr>
                          <pic:cNvPr descr="Edit" id="0" name="image5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1" name="image151.png"/>
                  <a:graphic>
                    <a:graphicData uri="http://schemas.openxmlformats.org/drawingml/2006/picture">
                      <pic:pic>
                        <pic:nvPicPr>
                          <pic:cNvPr descr="Copy" id="0" name="image1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9" name="image389.png"/>
                  <a:graphic>
                    <a:graphicData uri="http://schemas.openxmlformats.org/drawingml/2006/picture">
                      <pic:pic>
                        <pic:nvPicPr>
                          <pic:cNvPr descr="Delete" id="0" name="image38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1200.00</w:t>
            </w:r>
          </w:p>
        </w:tc>
      </w:tr>
    </w:tbl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16. Find the employees who are clerks, analysts or salesmen.</w:t>
      </w:r>
    </w:p>
    <w:p w:rsidR="00000000" w:rsidDel="00000000" w:rsidP="00000000" w:rsidRDefault="00000000" w:rsidRPr="00000000" w14:paraId="0000058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9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job , salary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job </w:t>
      </w:r>
      <w:hyperlink r:id="rId9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'clerk'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'salesman'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'ANALYST'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8D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945"/>
        <w:gridCol w:w="1200"/>
        <w:gridCol w:w="825"/>
        <w:gridCol w:w="120"/>
        <w:gridCol w:w="889.6666666666666"/>
        <w:gridCol w:w="889.6666666666666"/>
        <w:gridCol w:w="889.6666666666666"/>
        <w:tblGridChange w:id="0">
          <w:tblGrid>
            <w:gridCol w:w="495"/>
            <w:gridCol w:w="810"/>
            <w:gridCol w:w="930"/>
            <w:gridCol w:w="1035"/>
            <w:gridCol w:w="945"/>
            <w:gridCol w:w="1200"/>
            <w:gridCol w:w="825"/>
            <w:gridCol w:w="120"/>
            <w:gridCol w:w="889.6666666666666"/>
            <w:gridCol w:w="889.6666666666666"/>
            <w:gridCol w:w="889.666666666666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59" name="image59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15" name="image415.png"/>
                  <a:graphic>
                    <a:graphicData uri="http://schemas.openxmlformats.org/drawingml/2006/picture">
                      <pic:pic>
                        <pic:nvPicPr>
                          <pic:cNvPr descr="Edit" id="0" name="image4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92" name="image292.png"/>
                  <a:graphic>
                    <a:graphicData uri="http://schemas.openxmlformats.org/drawingml/2006/picture">
                      <pic:pic>
                        <pic:nvPicPr>
                          <pic:cNvPr descr="Copy" id="0" name="image29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52" name="image452.png"/>
                  <a:graphic>
                    <a:graphicData uri="http://schemas.openxmlformats.org/drawingml/2006/picture">
                      <pic:pic>
                        <pic:nvPicPr>
                          <pic:cNvPr descr="Delete" id="0" name="image4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43" name="image143.png"/>
                  <a:graphic>
                    <a:graphicData uri="http://schemas.openxmlformats.org/drawingml/2006/picture">
                      <pic:pic>
                        <pic:nvPicPr>
                          <pic:cNvPr descr="Edit" id="0" name="image1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9" name="image269.png"/>
                  <a:graphic>
                    <a:graphicData uri="http://schemas.openxmlformats.org/drawingml/2006/picture">
                      <pic:pic>
                        <pic:nvPicPr>
                          <pic:cNvPr descr="Copy" id="0" name="image2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26" name="image426.png"/>
                  <a:graphic>
                    <a:graphicData uri="http://schemas.openxmlformats.org/drawingml/2006/picture">
                      <pic:pic>
                        <pic:nvPicPr>
                          <pic:cNvPr descr="Delete" id="0" name="image4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77" name="image477.png"/>
                  <a:graphic>
                    <a:graphicData uri="http://schemas.openxmlformats.org/drawingml/2006/picture">
                      <pic:pic>
                        <pic:nvPicPr>
                          <pic:cNvPr descr="Edit" id="0" name="image4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13" name="image513.png"/>
                  <a:graphic>
                    <a:graphicData uri="http://schemas.openxmlformats.org/drawingml/2006/picture">
                      <pic:pic>
                        <pic:nvPicPr>
                          <pic:cNvPr descr="Copy" id="0" name="image5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0" name="image310.png"/>
                  <a:graphic>
                    <a:graphicData uri="http://schemas.openxmlformats.org/drawingml/2006/picture">
                      <pic:pic>
                        <pic:nvPicPr>
                          <pic:cNvPr descr="Delete" id="0" name="image3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1" name="image111.png"/>
                  <a:graphic>
                    <a:graphicData uri="http://schemas.openxmlformats.org/drawingml/2006/picture">
                      <pic:pic>
                        <pic:nvPicPr>
                          <pic:cNvPr descr="Edit" id="0" name="image1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86" name="image486.png"/>
                  <a:graphic>
                    <a:graphicData uri="http://schemas.openxmlformats.org/drawingml/2006/picture">
                      <pic:pic>
                        <pic:nvPicPr>
                          <pic:cNvPr descr="Copy" id="0" name="image48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15" name="image115.png"/>
                  <a:graphic>
                    <a:graphicData uri="http://schemas.openxmlformats.org/drawingml/2006/picture">
                      <pic:pic>
                        <pic:nvPicPr>
                          <pic:cNvPr descr="Delete" id="0" name="image1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53" name="image353.png"/>
                  <a:graphic>
                    <a:graphicData uri="http://schemas.openxmlformats.org/drawingml/2006/picture">
                      <pic:pic>
                        <pic:nvPicPr>
                          <pic:cNvPr descr="Edit" id="0" name="image3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2" name="image102.png"/>
                  <a:graphic>
                    <a:graphicData uri="http://schemas.openxmlformats.org/drawingml/2006/picture">
                      <pic:pic>
                        <pic:nvPicPr>
                          <pic:cNvPr descr="Copy" id="0" name="image10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95" name="image495.png"/>
                  <a:graphic>
                    <a:graphicData uri="http://schemas.openxmlformats.org/drawingml/2006/picture">
                      <pic:pic>
                        <pic:nvPicPr>
                          <pic:cNvPr descr="Delete" id="0" name="image49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TURNER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04" name="image104.png"/>
                  <a:graphic>
                    <a:graphicData uri="http://schemas.openxmlformats.org/drawingml/2006/picture">
                      <pic:pic>
                        <pic:nvPicPr>
                          <pic:cNvPr descr="Edit" id="0" name="image10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66" name="image566.png"/>
                  <a:graphic>
                    <a:graphicData uri="http://schemas.openxmlformats.org/drawingml/2006/picture">
                      <pic:pic>
                        <pic:nvPicPr>
                          <pic:cNvPr descr="Copy" id="0" name="image5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5" name="image35.png"/>
                  <a:graphic>
                    <a:graphicData uri="http://schemas.openxmlformats.org/drawingml/2006/picture">
                      <pic:pic>
                        <pic:nvPicPr>
                          <pic:cNvPr descr="Delete" id="0" name="image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ADAMS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17. Find the employees who are not clerks, analysts or salesmen.</w:t>
      </w:r>
    </w:p>
    <w:p w:rsidR="00000000" w:rsidDel="00000000" w:rsidP="00000000" w:rsidRDefault="00000000" w:rsidRPr="00000000" w14:paraId="000005F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9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job , salary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job </w:t>
      </w:r>
      <w:hyperlink r:id="rId10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0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'clerk'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'salesman'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'ANALYST'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F2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35"/>
        <w:gridCol w:w="780"/>
        <w:gridCol w:w="1260"/>
        <w:gridCol w:w="840"/>
        <w:tblGridChange w:id="0">
          <w:tblGrid>
            <w:gridCol w:w="780"/>
            <w:gridCol w:w="810"/>
            <w:gridCol w:w="930"/>
            <w:gridCol w:w="1035"/>
            <w:gridCol w:w="780"/>
            <w:gridCol w:w="1260"/>
            <w:gridCol w:w="8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2" name="image92.png"/>
                  <a:graphic>
                    <a:graphicData uri="http://schemas.openxmlformats.org/drawingml/2006/picture">
                      <pic:pic>
                        <pic:nvPicPr>
                          <pic:cNvPr descr="Edit" id="0" name="image9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99" name="image299.png"/>
                  <a:graphic>
                    <a:graphicData uri="http://schemas.openxmlformats.org/drawingml/2006/picture">
                      <pic:pic>
                        <pic:nvPicPr>
                          <pic:cNvPr descr="Copy" id="0" name="image29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53" name="image153.png"/>
                  <a:graphic>
                    <a:graphicData uri="http://schemas.openxmlformats.org/drawingml/2006/picture">
                      <pic:pic>
                        <pic:nvPicPr>
                          <pic:cNvPr descr="Delete" id="0" name="image1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2975.00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9" name="image69.png"/>
                  <a:graphic>
                    <a:graphicData uri="http://schemas.openxmlformats.org/drawingml/2006/picture">
                      <pic:pic>
                        <pic:nvPicPr>
                          <pic:cNvPr descr="Edit" id="0" name="image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80" name="image80.png"/>
                  <a:graphic>
                    <a:graphicData uri="http://schemas.openxmlformats.org/drawingml/2006/picture">
                      <pic:pic>
                        <pic:nvPicPr>
                          <pic:cNvPr descr="Copy" id="0" name="image8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04" name="image404.png"/>
                  <a:graphic>
                    <a:graphicData uri="http://schemas.openxmlformats.org/drawingml/2006/picture">
                      <pic:pic>
                        <pic:nvPicPr>
                          <pic:cNvPr descr="Delete" id="0" name="image40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2850.00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40" name="image140.png"/>
                  <a:graphic>
                    <a:graphicData uri="http://schemas.openxmlformats.org/drawingml/2006/picture">
                      <pic:pic>
                        <pic:nvPicPr>
                          <pic:cNvPr descr="Edit" id="0" name="image1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23" name="image123.png"/>
                  <a:graphic>
                    <a:graphicData uri="http://schemas.openxmlformats.org/drawingml/2006/picture">
                      <pic:pic>
                        <pic:nvPicPr>
                          <pic:cNvPr descr="Copy" id="0" name="image1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5" name="image25.png"/>
                  <a:graphic>
                    <a:graphicData uri="http://schemas.openxmlformats.org/drawingml/2006/picture">
                      <pic:pic>
                        <pic:nvPicPr>
                          <pic:cNvPr descr="Delete"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2450.00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2" name="image182.png"/>
                  <a:graphic>
                    <a:graphicData uri="http://schemas.openxmlformats.org/drawingml/2006/picture">
                      <pic:pic>
                        <pic:nvPicPr>
                          <pic:cNvPr descr="Edit" id="0" name="image1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19" name="image519.png"/>
                  <a:graphic>
                    <a:graphicData uri="http://schemas.openxmlformats.org/drawingml/2006/picture">
                      <pic:pic>
                        <pic:nvPicPr>
                          <pic:cNvPr descr="Copy" id="0" name="image5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4" name="image74.png"/>
                  <a:graphic>
                    <a:graphicData uri="http://schemas.openxmlformats.org/drawingml/2006/picture">
                      <pic:pic>
                        <pic:nvPicPr>
                          <pic:cNvPr descr="Delete" id="0" name="image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50" name="image350.png"/>
                  <a:graphic>
                    <a:graphicData uri="http://schemas.openxmlformats.org/drawingml/2006/picture">
                      <pic:pic>
                        <pic:nvPicPr>
                          <pic:cNvPr descr="Edit" id="0" name="image3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49" name="image349.png"/>
                  <a:graphic>
                    <a:graphicData uri="http://schemas.openxmlformats.org/drawingml/2006/picture">
                      <pic:pic>
                        <pic:nvPicPr>
                          <pic:cNvPr descr="Copy" id="0" name="image34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56" name="image156.png"/>
                  <a:graphic>
                    <a:graphicData uri="http://schemas.openxmlformats.org/drawingml/2006/picture">
                      <pic:pic>
                        <pic:nvPicPr>
                          <pic:cNvPr descr="Delete" id="0" name="image1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2600.0</w:t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18. Find the employees who do not receive commission.</w:t>
      </w:r>
    </w:p>
    <w:p w:rsidR="00000000" w:rsidDel="00000000" w:rsidP="00000000" w:rsidRDefault="00000000" w:rsidRPr="00000000" w14:paraId="0000063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0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hyperlink r:id="rId10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IS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11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0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3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810"/>
        <w:gridCol w:w="930"/>
        <w:gridCol w:w="1050"/>
        <w:gridCol w:w="1170"/>
        <w:tblGridChange w:id="0">
          <w:tblGrid>
            <w:gridCol w:w="1305"/>
            <w:gridCol w:w="810"/>
            <w:gridCol w:w="930"/>
            <w:gridCol w:w="1050"/>
            <w:gridCol w:w="11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0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30" name="image130.png"/>
                  <a:graphic>
                    <a:graphicData uri="http://schemas.openxmlformats.org/drawingml/2006/picture">
                      <pic:pic>
                        <pic:nvPicPr>
                          <pic:cNvPr descr="Edit" id="0" name="image13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32" name="image432.png"/>
                  <a:graphic>
                    <a:graphicData uri="http://schemas.openxmlformats.org/drawingml/2006/picture">
                      <pic:pic>
                        <pic:nvPicPr>
                          <pic:cNvPr descr="Copy" id="0" name="image4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8" name="image178.png"/>
                  <a:graphic>
                    <a:graphicData uri="http://schemas.openxmlformats.org/drawingml/2006/picture">
                      <pic:pic>
                        <pic:nvPicPr>
                          <pic:cNvPr descr="Delete" id="0" name="image17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0" name="image450.png"/>
                  <a:graphic>
                    <a:graphicData uri="http://schemas.openxmlformats.org/drawingml/2006/picture">
                      <pic:pic>
                        <pic:nvPicPr>
                          <pic:cNvPr descr="Edit" id="0" name="image4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14" name="image114.png"/>
                  <a:graphic>
                    <a:graphicData uri="http://schemas.openxmlformats.org/drawingml/2006/picture">
                      <pic:pic>
                        <pic:nvPicPr>
                          <pic:cNvPr descr="Copy" id="0" name="image1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10" name="image410.png"/>
                  <a:graphic>
                    <a:graphicData uri="http://schemas.openxmlformats.org/drawingml/2006/picture">
                      <pic:pic>
                        <pic:nvPicPr>
                          <pic:cNvPr descr="Delete" id="0" name="image4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91" name="image191.png"/>
                  <a:graphic>
                    <a:graphicData uri="http://schemas.openxmlformats.org/drawingml/2006/picture">
                      <pic:pic>
                        <pic:nvPicPr>
                          <pic:cNvPr descr="Edit" id="0" name="image1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99" name="image199.png"/>
                  <a:graphic>
                    <a:graphicData uri="http://schemas.openxmlformats.org/drawingml/2006/picture">
                      <pic:pic>
                        <pic:nvPicPr>
                          <pic:cNvPr descr="Copy" id="0" name="image19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3" name="image63.png"/>
                  <a:graphic>
                    <a:graphicData uri="http://schemas.openxmlformats.org/drawingml/2006/picture">
                      <pic:pic>
                        <pic:nvPicPr>
                          <pic:cNvPr descr="Delete" id="0" name="image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10" name="image210.png"/>
                  <a:graphic>
                    <a:graphicData uri="http://schemas.openxmlformats.org/drawingml/2006/picture">
                      <pic:pic>
                        <pic:nvPicPr>
                          <pic:cNvPr descr="Edit" id="0" name="image2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06" name="image506.png"/>
                  <a:graphic>
                    <a:graphicData uri="http://schemas.openxmlformats.org/drawingml/2006/picture">
                      <pic:pic>
                        <pic:nvPicPr>
                          <pic:cNvPr descr="Copy" id="0" name="image50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42" name="image242.png"/>
                  <a:graphic>
                    <a:graphicData uri="http://schemas.openxmlformats.org/drawingml/2006/picture">
                      <pic:pic>
                        <pic:nvPicPr>
                          <pic:cNvPr descr="Delete" id="0" name="image2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5" name="image425.png"/>
                  <a:graphic>
                    <a:graphicData uri="http://schemas.openxmlformats.org/drawingml/2006/picture">
                      <pic:pic>
                        <pic:nvPicPr>
                          <pic:cNvPr descr="Edit" id="0" name="image4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58" name="image358.png"/>
                  <a:graphic>
                    <a:graphicData uri="http://schemas.openxmlformats.org/drawingml/2006/picture">
                      <pic:pic>
                        <pic:nvPicPr>
                          <pic:cNvPr descr="Copy" id="0" name="image3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9" name="image339.png"/>
                  <a:graphic>
                    <a:graphicData uri="http://schemas.openxmlformats.org/drawingml/2006/picture">
                      <pic:pic>
                        <pic:nvPicPr>
                          <pic:cNvPr descr="Delete" id="0" name="image3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3" name="image163.png"/>
                  <a:graphic>
                    <a:graphicData uri="http://schemas.openxmlformats.org/drawingml/2006/picture">
                      <pic:pic>
                        <pic:nvPicPr>
                          <pic:cNvPr descr="Edit" id="0" name="image16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" name="image3.png"/>
                  <a:graphic>
                    <a:graphicData uri="http://schemas.openxmlformats.org/drawingml/2006/picture">
                      <pic:pic>
                        <pic:nvPicPr>
                          <pic:cNvPr descr="Copy"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" name="image4.png"/>
                  <a:graphic>
                    <a:graphicData uri="http://schemas.openxmlformats.org/drawingml/2006/picture">
                      <pic:pic>
                        <pic:nvPicPr>
                          <pic:cNvPr descr="Delete"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72" name="image472.png"/>
                  <a:graphic>
                    <a:graphicData uri="http://schemas.openxmlformats.org/drawingml/2006/picture">
                      <pic:pic>
                        <pic:nvPicPr>
                          <pic:cNvPr descr="Edit" id="0" name="image4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66" name="image466.png"/>
                  <a:graphic>
                    <a:graphicData uri="http://schemas.openxmlformats.org/drawingml/2006/picture">
                      <pic:pic>
                        <pic:nvPicPr>
                          <pic:cNvPr descr="Copy" id="0" name="image46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08" name="image208.png"/>
                  <a:graphic>
                    <a:graphicData uri="http://schemas.openxmlformats.org/drawingml/2006/picture">
                      <pic:pic>
                        <pic:nvPicPr>
                          <pic:cNvPr descr="Delete" id="0" name="image2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0" name="image90.png"/>
                  <a:graphic>
                    <a:graphicData uri="http://schemas.openxmlformats.org/drawingml/2006/picture">
                      <pic:pic>
                        <pic:nvPicPr>
                          <pic:cNvPr descr="Edit" id="0" name="image9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7" name="image397.png"/>
                  <a:graphic>
                    <a:graphicData uri="http://schemas.openxmlformats.org/drawingml/2006/picture">
                      <pic:pic>
                        <pic:nvPicPr>
                          <pic:cNvPr descr="Copy" id="0" name="image39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94" name="image294.png"/>
                  <a:graphic>
                    <a:graphicData uri="http://schemas.openxmlformats.org/drawingml/2006/picture">
                      <pic:pic>
                        <pic:nvPicPr>
                          <pic:cNvPr descr="Delete" id="0" name="image29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05" name="image305.png"/>
                  <a:graphic>
                    <a:graphicData uri="http://schemas.openxmlformats.org/drawingml/2006/picture">
                      <pic:pic>
                        <pic:nvPicPr>
                          <pic:cNvPr descr="Edit" id="0" name="image30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4" name="image154.png"/>
                  <a:graphic>
                    <a:graphicData uri="http://schemas.openxmlformats.org/drawingml/2006/picture">
                      <pic:pic>
                        <pic:nvPicPr>
                          <pic:cNvPr descr="Copy" id="0" name="image1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11" name="image511.png"/>
                  <a:graphic>
                    <a:graphicData uri="http://schemas.openxmlformats.org/drawingml/2006/picture">
                      <pic:pic>
                        <pic:nvPicPr>
                          <pic:cNvPr descr="Delete" id="0" name="image5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19. Find the different jobs of employees receiving commission.</w:t>
      </w:r>
    </w:p>
    <w:p w:rsidR="00000000" w:rsidDel="00000000" w:rsidP="00000000" w:rsidRDefault="00000000" w:rsidRPr="00000000" w14:paraId="00000683">
      <w:pPr>
        <w:shd w:fill="e5e5e5" w:val="clear"/>
        <w:rPr/>
      </w:pPr>
      <w:hyperlink r:id="rId10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, job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hyperlink r:id="rId11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IS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1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11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50"/>
        <w:gridCol w:w="1320"/>
        <w:gridCol w:w="1200"/>
        <w:gridCol w:w="120"/>
        <w:gridCol w:w="1034.6666666666667"/>
        <w:gridCol w:w="1034.6666666666667"/>
        <w:gridCol w:w="1034.6666666666667"/>
        <w:tblGridChange w:id="0">
          <w:tblGrid>
            <w:gridCol w:w="495"/>
            <w:gridCol w:w="810"/>
            <w:gridCol w:w="930"/>
            <w:gridCol w:w="1050"/>
            <w:gridCol w:w="1320"/>
            <w:gridCol w:w="1200"/>
            <w:gridCol w:w="120"/>
            <w:gridCol w:w="1034.6666666666667"/>
            <w:gridCol w:w="1034.6666666666667"/>
            <w:gridCol w:w="1034.6666666666667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52" name="image52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7" name="image427.png"/>
                  <a:graphic>
                    <a:graphicData uri="http://schemas.openxmlformats.org/drawingml/2006/picture">
                      <pic:pic>
                        <pic:nvPicPr>
                          <pic:cNvPr descr="Edit" id="0" name="image4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77" name="image377.png"/>
                  <a:graphic>
                    <a:graphicData uri="http://schemas.openxmlformats.org/drawingml/2006/picture">
                      <pic:pic>
                        <pic:nvPicPr>
                          <pic:cNvPr descr="Copy" id="0" name="image37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0" name="image460.png"/>
                  <a:graphic>
                    <a:graphicData uri="http://schemas.openxmlformats.org/drawingml/2006/picture">
                      <pic:pic>
                        <pic:nvPicPr>
                          <pic:cNvPr descr="Delete" id="0" name="image4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81" name="image281.png"/>
                  <a:graphic>
                    <a:graphicData uri="http://schemas.openxmlformats.org/drawingml/2006/picture">
                      <pic:pic>
                        <pic:nvPicPr>
                          <pic:cNvPr descr="Edit" id="0" name="image28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07" name="image307.png"/>
                  <a:graphic>
                    <a:graphicData uri="http://schemas.openxmlformats.org/drawingml/2006/picture">
                      <pic:pic>
                        <pic:nvPicPr>
                          <pic:cNvPr descr="Copy" id="0" name="image30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08" name="image508.png"/>
                  <a:graphic>
                    <a:graphicData uri="http://schemas.openxmlformats.org/drawingml/2006/picture">
                      <pic:pic>
                        <pic:nvPicPr>
                          <pic:cNvPr descr="Delete" id="0" name="image5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46" name="image146.png"/>
                  <a:graphic>
                    <a:graphicData uri="http://schemas.openxmlformats.org/drawingml/2006/picture">
                      <pic:pic>
                        <pic:nvPicPr>
                          <pic:cNvPr descr="Edit" id="0" name="image1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24" name="image424.png"/>
                  <a:graphic>
                    <a:graphicData uri="http://schemas.openxmlformats.org/drawingml/2006/picture">
                      <pic:pic>
                        <pic:nvPicPr>
                          <pic:cNvPr descr="Copy" id="0" name="image4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6" name="image386.png"/>
                  <a:graphic>
                    <a:graphicData uri="http://schemas.openxmlformats.org/drawingml/2006/picture">
                      <pic:pic>
                        <pic:nvPicPr>
                          <pic:cNvPr descr="Delete" id="0" name="image38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26" name="image526.png"/>
                  <a:graphic>
                    <a:graphicData uri="http://schemas.openxmlformats.org/drawingml/2006/picture">
                      <pic:pic>
                        <pic:nvPicPr>
                          <pic:cNvPr descr="Edit" id="0" name="image5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99" name="image499.png"/>
                  <a:graphic>
                    <a:graphicData uri="http://schemas.openxmlformats.org/drawingml/2006/picture">
                      <pic:pic>
                        <pic:nvPicPr>
                          <pic:cNvPr descr="Copy" id="0" name="image49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" name="image17.png"/>
                  <a:graphic>
                    <a:graphicData uri="http://schemas.openxmlformats.org/drawingml/2006/picture">
                      <pic:pic>
                        <pic:nvPicPr>
                          <pic:cNvPr descr="Delete"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35" name="image235.png"/>
                  <a:graphic>
                    <a:graphicData uri="http://schemas.openxmlformats.org/drawingml/2006/picture">
                      <pic:pic>
                        <pic:nvPicPr>
                          <pic:cNvPr descr="Edit" id="0" name="image2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20" name="image520.png"/>
                  <a:graphic>
                    <a:graphicData uri="http://schemas.openxmlformats.org/drawingml/2006/picture">
                      <pic:pic>
                        <pic:nvPicPr>
                          <pic:cNvPr descr="Copy" id="0" name="image5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43" name="image443.png"/>
                  <a:graphic>
                    <a:graphicData uri="http://schemas.openxmlformats.org/drawingml/2006/picture">
                      <pic:pic>
                        <pic:nvPicPr>
                          <pic:cNvPr descr="Delete" id="0" name="image4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56" name="image556.png"/>
                  <a:graphic>
                    <a:graphicData uri="http://schemas.openxmlformats.org/drawingml/2006/picture">
                      <pic:pic>
                        <pic:nvPicPr>
                          <pic:cNvPr descr="Edit" id="0" name="image5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" name="image10.png"/>
                  <a:graphic>
                    <a:graphicData uri="http://schemas.openxmlformats.org/drawingml/2006/picture">
                      <pic:pic>
                        <pic:nvPicPr>
                          <pic:cNvPr descr="Copy"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86" name="image186.png"/>
                  <a:graphic>
                    <a:graphicData uri="http://schemas.openxmlformats.org/drawingml/2006/picture">
                      <pic:pic>
                        <pic:nvPicPr>
                          <pic:cNvPr descr="Delete" id="0" name="image18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20. Find the employees who do not receive commission or whose commission is less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than 100/-.</w:t>
      </w:r>
    </w:p>
    <w:p w:rsidR="00000000" w:rsidDel="00000000" w:rsidP="00000000" w:rsidRDefault="00000000" w:rsidRPr="00000000" w14:paraId="000006E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1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, job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hyperlink r:id="rId11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IS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11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1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50"/>
        <w:gridCol w:w="1320"/>
        <w:gridCol w:w="1200"/>
        <w:gridCol w:w="120"/>
        <w:gridCol w:w="1034.6666666666667"/>
        <w:gridCol w:w="1034.6666666666667"/>
        <w:gridCol w:w="1034.6666666666667"/>
        <w:tblGridChange w:id="0">
          <w:tblGrid>
            <w:gridCol w:w="495"/>
            <w:gridCol w:w="810"/>
            <w:gridCol w:w="930"/>
            <w:gridCol w:w="1050"/>
            <w:gridCol w:w="1320"/>
            <w:gridCol w:w="1200"/>
            <w:gridCol w:w="120"/>
            <w:gridCol w:w="1034.6666666666667"/>
            <w:gridCol w:w="1034.6666666666667"/>
            <w:gridCol w:w="1034.666666666666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02" name="image202.png"/>
                  <a:graphic>
                    <a:graphicData uri="http://schemas.openxmlformats.org/drawingml/2006/picture">
                      <pic:pic>
                        <pic:nvPicPr>
                          <pic:cNvPr descr="Edit" id="0" name="image20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7" name="image47.png"/>
                  <a:graphic>
                    <a:graphicData uri="http://schemas.openxmlformats.org/drawingml/2006/picture">
                      <pic:pic>
                        <pic:nvPicPr>
                          <pic:cNvPr descr="Copy" id="0" name="image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2" name="image382.png"/>
                  <a:graphic>
                    <a:graphicData uri="http://schemas.openxmlformats.org/drawingml/2006/picture">
                      <pic:pic>
                        <pic:nvPicPr>
                          <pic:cNvPr descr="Delete" id="0" name="image3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62" name="image462.png"/>
                  <a:graphic>
                    <a:graphicData uri="http://schemas.openxmlformats.org/drawingml/2006/picture">
                      <pic:pic>
                        <pic:nvPicPr>
                          <pic:cNvPr descr="Edit" id="0" name="image4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8" name="image78.png"/>
                  <a:graphic>
                    <a:graphicData uri="http://schemas.openxmlformats.org/drawingml/2006/picture">
                      <pic:pic>
                        <pic:nvPicPr>
                          <pic:cNvPr descr="Copy" id="0" name="image7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56" name="image456.png"/>
                  <a:graphic>
                    <a:graphicData uri="http://schemas.openxmlformats.org/drawingml/2006/picture">
                      <pic:pic>
                        <pic:nvPicPr>
                          <pic:cNvPr descr="Delete" id="0" name="image4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71" name="image471.png"/>
                  <a:graphic>
                    <a:graphicData uri="http://schemas.openxmlformats.org/drawingml/2006/picture">
                      <pic:pic>
                        <pic:nvPicPr>
                          <pic:cNvPr descr="Edit" id="0" name="image4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71" name="image571.png"/>
                  <a:graphic>
                    <a:graphicData uri="http://schemas.openxmlformats.org/drawingml/2006/picture">
                      <pic:pic>
                        <pic:nvPicPr>
                          <pic:cNvPr descr="Copy" id="0" name="image5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7" name="image27.png"/>
                  <a:graphic>
                    <a:graphicData uri="http://schemas.openxmlformats.org/drawingml/2006/picture">
                      <pic:pic>
                        <pic:nvPicPr>
                          <pic:cNvPr descr="Delete"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" name="image49.png"/>
                  <a:graphic>
                    <a:graphicData uri="http://schemas.openxmlformats.org/drawingml/2006/picture">
                      <pic:pic>
                        <pic:nvPicPr>
                          <pic:cNvPr descr="Edit" id="0" name="image4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0" name="image150.png"/>
                  <a:graphic>
                    <a:graphicData uri="http://schemas.openxmlformats.org/drawingml/2006/picture">
                      <pic:pic>
                        <pic:nvPicPr>
                          <pic:cNvPr descr="Copy" id="0" name="image1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48" name="image248.png"/>
                  <a:graphic>
                    <a:graphicData uri="http://schemas.openxmlformats.org/drawingml/2006/picture">
                      <pic:pic>
                        <pic:nvPicPr>
                          <pic:cNvPr descr="Delete" id="0" name="image2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87" name="image487.png"/>
                  <a:graphic>
                    <a:graphicData uri="http://schemas.openxmlformats.org/drawingml/2006/picture">
                      <pic:pic>
                        <pic:nvPicPr>
                          <pic:cNvPr descr="Edit" id="0" name="image48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25" name="image525.png"/>
                  <a:graphic>
                    <a:graphicData uri="http://schemas.openxmlformats.org/drawingml/2006/picture">
                      <pic:pic>
                        <pic:nvPicPr>
                          <pic:cNvPr descr="Copy" id="0" name="image5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6" name="image316.png"/>
                  <a:graphic>
                    <a:graphicData uri="http://schemas.openxmlformats.org/drawingml/2006/picture">
                      <pic:pic>
                        <pic:nvPicPr>
                          <pic:cNvPr descr="Delete" id="0" name="image3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right"/>
              <w:rPr>
                <w:i w:val="1"/>
                <w:iCs w:val="1"/>
                <w:color w:val="7d7d7d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d7d7d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7" name="image97.png"/>
                  <a:graphic>
                    <a:graphicData uri="http://schemas.openxmlformats.org/drawingml/2006/picture">
                      <pic:pic>
                        <pic:nvPicPr>
                          <pic:cNvPr descr="Edit" id="0" name="image9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3" name="image233.png"/>
                  <a:graphic>
                    <a:graphicData uri="http://schemas.openxmlformats.org/drawingml/2006/picture">
                      <pic:pic>
                        <pic:nvPicPr>
                          <pic:cNvPr descr="Copy" id="0" name="image2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80" name="image280.png"/>
                  <a:graphic>
                    <a:graphicData uri="http://schemas.openxmlformats.org/drawingml/2006/picture">
                      <pic:pic>
                        <pic:nvPicPr>
                          <pic:cNvPr descr="Delete" id="0" name="image28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21. If all the employees not receiving commission is entitles to a bonus of Rs. 250/-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show the net earnings of all the employees.</w:t>
      </w:r>
    </w:p>
    <w:p w:rsidR="00000000" w:rsidDel="00000000" w:rsidP="00000000" w:rsidRDefault="00000000" w:rsidRPr="00000000" w14:paraId="0000074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1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salary , commision , </w:t>
      </w:r>
      <w:hyperlink r:id="rId12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CASE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 </w:t>
      </w:r>
      <w:hyperlink r:id="rId12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is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211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salary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commision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Net_worth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tbl_employee;</w:t>
      </w:r>
    </w:p>
    <w:p w:rsidR="00000000" w:rsidDel="00000000" w:rsidP="00000000" w:rsidRDefault="00000000" w:rsidRPr="00000000" w14:paraId="0000074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320"/>
        <w:gridCol w:w="930"/>
        <w:gridCol w:w="1035"/>
        <w:gridCol w:w="825"/>
        <w:gridCol w:w="720"/>
        <w:gridCol w:w="345"/>
        <w:tblGridChange w:id="0">
          <w:tblGrid>
            <w:gridCol w:w="840"/>
            <w:gridCol w:w="1320"/>
            <w:gridCol w:w="930"/>
            <w:gridCol w:w="1035"/>
            <w:gridCol w:w="825"/>
            <w:gridCol w:w="720"/>
            <w:gridCol w:w="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12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Net_worth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40" name="image540.png"/>
                  <a:graphic>
                    <a:graphicData uri="http://schemas.openxmlformats.org/drawingml/2006/picture">
                      <pic:pic>
                        <pic:nvPicPr>
                          <pic:cNvPr descr="Edit" id="0" name="image5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8" name="image108.png"/>
                  <a:graphic>
                    <a:graphicData uri="http://schemas.openxmlformats.org/drawingml/2006/picture">
                      <pic:pic>
                        <pic:nvPicPr>
                          <pic:cNvPr descr="Copy" id="0" name="image1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7" name="image37.png"/>
                  <a:graphic>
                    <a:graphicData uri="http://schemas.openxmlformats.org/drawingml/2006/picture">
                      <pic:pic>
                        <pic:nvPicPr>
                          <pic:cNvPr descr="Delete" id="0" name="image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1900.00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37" name="image537.png"/>
                  <a:graphic>
                    <a:graphicData uri="http://schemas.openxmlformats.org/drawingml/2006/picture">
                      <pic:pic>
                        <pic:nvPicPr>
                          <pic:cNvPr descr="Edit" id="0" name="image5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0" name="image230.png"/>
                  <a:graphic>
                    <a:graphicData uri="http://schemas.openxmlformats.org/drawingml/2006/picture">
                      <pic:pic>
                        <pic:nvPicPr>
                          <pic:cNvPr descr="Copy" id="0" name="image23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28" name="image428.png"/>
                  <a:graphic>
                    <a:graphicData uri="http://schemas.openxmlformats.org/drawingml/2006/picture">
                      <pic:pic>
                        <pic:nvPicPr>
                          <pic:cNvPr descr="Delete" id="0" name="image4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06" name="image306.png"/>
                  <a:graphic>
                    <a:graphicData uri="http://schemas.openxmlformats.org/drawingml/2006/picture">
                      <pic:pic>
                        <pic:nvPicPr>
                          <pic:cNvPr descr="Edit" id="0" name="image30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28" name="image328.png"/>
                  <a:graphic>
                    <a:graphicData uri="http://schemas.openxmlformats.org/drawingml/2006/picture">
                      <pic:pic>
                        <pic:nvPicPr>
                          <pic:cNvPr descr="Copy" id="0" name="image3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92" name="image192.png"/>
                  <a:graphic>
                    <a:graphicData uri="http://schemas.openxmlformats.org/drawingml/2006/picture">
                      <pic:pic>
                        <pic:nvPicPr>
                          <pic:cNvPr descr="Delete" id="0" name="image19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1750.00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4" name="image64.png"/>
                  <a:graphic>
                    <a:graphicData uri="http://schemas.openxmlformats.org/drawingml/2006/picture">
                      <pic:pic>
                        <pic:nvPicPr>
                          <pic:cNvPr descr="Edit" id="0" name="image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5" name="image215.png"/>
                  <a:graphic>
                    <a:graphicData uri="http://schemas.openxmlformats.org/drawingml/2006/picture">
                      <pic:pic>
                        <pic:nvPicPr>
                          <pic:cNvPr descr="Copy" id="0" name="image2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73" name="image473.png"/>
                  <a:graphic>
                    <a:graphicData uri="http://schemas.openxmlformats.org/drawingml/2006/picture">
                      <pic:pic>
                        <pic:nvPicPr>
                          <pic:cNvPr descr="Delete" id="0" name="image4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2975.00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jc w:val="right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22. Find all the employees whose total earning is greater than 2000/- .</w:t>
      </w:r>
    </w:p>
    <w:p w:rsidR="00000000" w:rsidDel="00000000" w:rsidP="00000000" w:rsidRDefault="00000000" w:rsidRPr="00000000" w14:paraId="0000077B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2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salary , commision ,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commision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totalearning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totalearning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7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320"/>
        <w:gridCol w:w="1410"/>
        <w:gridCol w:w="1035"/>
        <w:gridCol w:w="825"/>
        <w:gridCol w:w="945"/>
        <w:gridCol w:w="945"/>
        <w:tblGridChange w:id="0">
          <w:tblGrid>
            <w:gridCol w:w="840"/>
            <w:gridCol w:w="1320"/>
            <w:gridCol w:w="1410"/>
            <w:gridCol w:w="1035"/>
            <w:gridCol w:w="825"/>
            <w:gridCol w:w="945"/>
            <w:gridCol w:w="9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commision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2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totalearning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11" name="image211.png"/>
                  <a:graphic>
                    <a:graphicData uri="http://schemas.openxmlformats.org/drawingml/2006/picture">
                      <pic:pic>
                        <pic:nvPicPr>
                          <pic:cNvPr descr="Edit" id="0" name="image2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4" name="image234.png"/>
                  <a:graphic>
                    <a:graphicData uri="http://schemas.openxmlformats.org/drawingml/2006/picture">
                      <pic:pic>
                        <pic:nvPicPr>
                          <pic:cNvPr descr="Copy" id="0" name="image2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98" name="image398.png"/>
                  <a:graphic>
                    <a:graphicData uri="http://schemas.openxmlformats.org/drawingml/2006/picture">
                      <pic:pic>
                        <pic:nvPicPr>
                          <pic:cNvPr descr="Delete" id="0" name="image39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18200.00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72" name="image172.png"/>
                  <a:graphic>
                    <a:graphicData uri="http://schemas.openxmlformats.org/drawingml/2006/picture">
                      <pic:pic>
                        <pic:nvPicPr>
                          <pic:cNvPr descr="Edit" id="0" name="image1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06" name="image106.png"/>
                  <a:graphic>
                    <a:graphicData uri="http://schemas.openxmlformats.org/drawingml/2006/picture">
                      <pic:pic>
                        <pic:nvPicPr>
                          <pic:cNvPr descr="Copy" id="0" name="image10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1" name="image131.png"/>
                  <a:graphic>
                    <a:graphicData uri="http://schemas.openxmlformats.org/drawingml/2006/picture">
                      <pic:pic>
                        <pic:nvPicPr>
                          <pic:cNvPr descr="Delete" id="0" name="image1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21400.00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67" name="image567.png"/>
                  <a:graphic>
                    <a:graphicData uri="http://schemas.openxmlformats.org/drawingml/2006/picture">
                      <pic:pic>
                        <pic:nvPicPr>
                          <pic:cNvPr descr="Edit" id="0" name="image5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7" name="image407.png"/>
                  <a:graphic>
                    <a:graphicData uri="http://schemas.openxmlformats.org/drawingml/2006/picture">
                      <pic:pic>
                        <pic:nvPicPr>
                          <pic:cNvPr descr="Copy" id="0" name="image40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8" name="image348.png"/>
                  <a:graphic>
                    <a:graphicData uri="http://schemas.openxmlformats.org/drawingml/2006/picture">
                      <pic:pic>
                        <pic:nvPicPr>
                          <pic:cNvPr descr="Delete" id="0" name="image3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2100.00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58" name="image258.png"/>
                  <a:graphic>
                    <a:graphicData uri="http://schemas.openxmlformats.org/drawingml/2006/picture">
                      <pic:pic>
                        <pic:nvPicPr>
                          <pic:cNvPr descr="Edit" id="0" name="image2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3" name="image23.png"/>
                  <a:graphic>
                    <a:graphicData uri="http://schemas.openxmlformats.org/drawingml/2006/picture">
                      <pic:pic>
                        <pic:nvPicPr>
                          <pic:cNvPr descr="Copy" id="0" name="image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39" name="image239.png"/>
                  <a:graphic>
                    <a:graphicData uri="http://schemas.openxmlformats.org/drawingml/2006/picture">
                      <pic:pic>
                        <pic:nvPicPr>
                          <pic:cNvPr descr="Delete" id="0" name="image2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23000.00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25900.0</w:t>
            </w:r>
          </w:p>
        </w:tc>
      </w:tr>
    </w:tbl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23. Find all the employees whose name begins or ends with ‘M’</w:t>
      </w:r>
    </w:p>
    <w:p w:rsidR="00000000" w:rsidDel="00000000" w:rsidP="00000000" w:rsidRDefault="00000000" w:rsidRPr="00000000" w14:paraId="000007B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2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3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'_%m'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3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OR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3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'm%_'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1005"/>
        <w:tblGridChange w:id="0">
          <w:tblGrid>
            <w:gridCol w:w="780"/>
            <w:gridCol w:w="810"/>
            <w:gridCol w:w="930"/>
            <w:gridCol w:w="1050"/>
            <w:gridCol w:w="100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30" name="image430.png"/>
                  <a:graphic>
                    <a:graphicData uri="http://schemas.openxmlformats.org/drawingml/2006/picture">
                      <pic:pic>
                        <pic:nvPicPr>
                          <pic:cNvPr descr="Edit" id="0" name="image43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7" name="image67.png"/>
                  <a:graphic>
                    <a:graphicData uri="http://schemas.openxmlformats.org/drawingml/2006/picture">
                      <pic:pic>
                        <pic:nvPicPr>
                          <pic:cNvPr descr="Copy" id="0" name="image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90" name="image490.png"/>
                  <a:graphic>
                    <a:graphicData uri="http://schemas.openxmlformats.org/drawingml/2006/picture">
                      <pic:pic>
                        <pic:nvPicPr>
                          <pic:cNvPr descr="Delete" id="0" name="image49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0" name="image60.png"/>
                  <a:graphic>
                    <a:graphicData uri="http://schemas.openxmlformats.org/drawingml/2006/picture">
                      <pic:pic>
                        <pic:nvPicPr>
                          <pic:cNvPr descr="Edit" id="0" name="image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24" name="image124.png"/>
                  <a:graphic>
                    <a:graphicData uri="http://schemas.openxmlformats.org/drawingml/2006/picture">
                      <pic:pic>
                        <pic:nvPicPr>
                          <pic:cNvPr descr="Copy" id="0" name="image1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23" name="image523.png"/>
                  <a:graphic>
                    <a:graphicData uri="http://schemas.openxmlformats.org/drawingml/2006/picture">
                      <pic:pic>
                        <pic:nvPicPr>
                          <pic:cNvPr descr="Delete" id="0" name="image5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48" name="image148.png"/>
                  <a:graphic>
                    <a:graphicData uri="http://schemas.openxmlformats.org/drawingml/2006/picture">
                      <pic:pic>
                        <pic:nvPicPr>
                          <pic:cNvPr descr="Edit" id="0" name="image1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" name="image39.png"/>
                  <a:graphic>
                    <a:graphicData uri="http://schemas.openxmlformats.org/drawingml/2006/picture">
                      <pic:pic>
                        <pic:nvPicPr>
                          <pic:cNvPr descr="Copy" id="0" name="image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83" name="image583.png"/>
                  <a:graphic>
                    <a:graphicData uri="http://schemas.openxmlformats.org/drawingml/2006/picture">
                      <pic:pic>
                        <pic:nvPicPr>
                          <pic:cNvPr descr="Delete" id="0" name="image58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74" name="image474.png"/>
                  <a:graphic>
                    <a:graphicData uri="http://schemas.openxmlformats.org/drawingml/2006/picture">
                      <pic:pic>
                        <pic:nvPicPr>
                          <pic:cNvPr descr="Edit" id="0" name="image4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8" name="image218.png"/>
                  <a:graphic>
                    <a:graphicData uri="http://schemas.openxmlformats.org/drawingml/2006/picture">
                      <pic:pic>
                        <pic:nvPicPr>
                          <pic:cNvPr descr="Copy" id="0" name="image2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5" name="image125.png"/>
                  <a:graphic>
                    <a:graphicData uri="http://schemas.openxmlformats.org/drawingml/2006/picture">
                      <pic:pic>
                        <pic:nvPicPr>
                          <pic:cNvPr descr="Delete" id="0" name="image1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8" name="image498.png"/>
                  <a:graphic>
                    <a:graphicData uri="http://schemas.openxmlformats.org/drawingml/2006/picture">
                      <pic:pic>
                        <pic:nvPicPr>
                          <pic:cNvPr descr="Edit" id="0" name="image49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10" name="image110.png"/>
                  <a:graphic>
                    <a:graphicData uri="http://schemas.openxmlformats.org/drawingml/2006/picture">
                      <pic:pic>
                        <pic:nvPicPr>
                          <pic:cNvPr descr="Copy" id="0" name="image1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09" name="image409.png"/>
                  <a:graphic>
                    <a:graphicData uri="http://schemas.openxmlformats.org/drawingml/2006/picture">
                      <pic:pic>
                        <pic:nvPicPr>
                          <pic:cNvPr descr="Delete" id="0" name="image40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14" name="image514.png"/>
                  <a:graphic>
                    <a:graphicData uri="http://schemas.openxmlformats.org/drawingml/2006/picture">
                      <pic:pic>
                        <pic:nvPicPr>
                          <pic:cNvPr descr="Edit" id="0" name="image5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71" name="image371.png"/>
                  <a:graphic>
                    <a:graphicData uri="http://schemas.openxmlformats.org/drawingml/2006/picture">
                      <pic:pic>
                        <pic:nvPicPr>
                          <pic:cNvPr descr="Copy" id="0" name="image3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81" name="image581.png"/>
                  <a:graphic>
                    <a:graphicData uri="http://schemas.openxmlformats.org/drawingml/2006/picture">
                      <pic:pic>
                        <pic:nvPicPr>
                          <pic:cNvPr descr="Delete" id="0" name="image58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MANOJ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5" name="image185.png"/>
                  <a:graphic>
                    <a:graphicData uri="http://schemas.openxmlformats.org/drawingml/2006/picture">
                      <pic:pic>
                        <pic:nvPicPr>
                          <pic:cNvPr descr="Edit" id="0" name="image18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76" name="image576.png"/>
                  <a:graphic>
                    <a:graphicData uri="http://schemas.openxmlformats.org/drawingml/2006/picture">
                      <pic:pic>
                        <pic:nvPicPr>
                          <pic:cNvPr descr="Copy" id="0" name="image57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80" name="image380.png"/>
                  <a:graphic>
                    <a:graphicData uri="http://schemas.openxmlformats.org/drawingml/2006/picture">
                      <pic:pic>
                        <pic:nvPicPr>
                          <pic:cNvPr descr="Delete" id="0" name="image38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MEENA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53" name="image553.png"/>
                  <a:graphic>
                    <a:graphicData uri="http://schemas.openxmlformats.org/drawingml/2006/picture">
                      <pic:pic>
                        <pic:nvPicPr>
                          <pic:cNvPr descr="Edit" id="0" name="image5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75" name="image475.png"/>
                  <a:graphic>
                    <a:graphicData uri="http://schemas.openxmlformats.org/drawingml/2006/picture">
                      <pic:pic>
                        <pic:nvPicPr>
                          <pic:cNvPr descr="Copy" id="0" name="image4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" name="image12.png"/>
                  <a:graphic>
                    <a:graphicData uri="http://schemas.openxmlformats.org/drawingml/2006/picture">
                      <pic:pic>
                        <pic:nvPicPr>
                          <pic:cNvPr descr="Delete"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MOHIT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98" name="image298.png"/>
                  <a:graphic>
                    <a:graphicData uri="http://schemas.openxmlformats.org/drawingml/2006/picture">
                      <pic:pic>
                        <pic:nvPicPr>
                          <pic:cNvPr descr="Edit" id="0" name="image29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2" name="image22.png"/>
                  <a:graphic>
                    <a:graphicData uri="http://schemas.openxmlformats.org/drawingml/2006/picture">
                      <pic:pic>
                        <pic:nvPicPr>
                          <pic:cNvPr descr="Copy"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68" name="image268.png"/>
                  <a:graphic>
                    <a:graphicData uri="http://schemas.openxmlformats.org/drawingml/2006/picture">
                      <pic:pic>
                        <pic:nvPicPr>
                          <pic:cNvPr descr="Delete" id="0" name="image2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SHYAM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3" name="image493.png"/>
                  <a:graphic>
                    <a:graphicData uri="http://schemas.openxmlformats.org/drawingml/2006/picture">
                      <pic:pic>
                        <pic:nvPicPr>
                          <pic:cNvPr descr="Edit" id="0" name="image49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21" name="image321.png"/>
                  <a:graphic>
                    <a:graphicData uri="http://schemas.openxmlformats.org/drawingml/2006/picture">
                      <pic:pic>
                        <pic:nvPicPr>
                          <pic:cNvPr descr="Copy" id="0" name="image3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96" name="image396.png"/>
                  <a:graphic>
                    <a:graphicData uri="http://schemas.openxmlformats.org/drawingml/2006/picture">
                      <pic:pic>
                        <pic:nvPicPr>
                          <pic:cNvPr descr="Delete" id="0" name="image39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POONAM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52" name="image352.png"/>
                  <a:graphic>
                    <a:graphicData uri="http://schemas.openxmlformats.org/drawingml/2006/picture">
                      <pic:pic>
                        <pic:nvPicPr>
                          <pic:cNvPr descr="Edit" id="0" name="image3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76" name="image276.png"/>
                  <a:graphic>
                    <a:graphicData uri="http://schemas.openxmlformats.org/drawingml/2006/picture">
                      <pic:pic>
                        <pic:nvPicPr>
                          <pic:cNvPr descr="Copy" id="0" name="image27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23" name="image323.png"/>
                  <a:graphic>
                    <a:graphicData uri="http://schemas.openxmlformats.org/drawingml/2006/picture">
                      <pic:pic>
                        <pic:nvPicPr>
                          <pic:cNvPr descr="Delete" id="0" name="image3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NEELAM</w:t>
            </w:r>
          </w:p>
        </w:tc>
      </w:tr>
    </w:tbl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24. Find all the employees whose names contain the letter ‘M’ in any case.</w:t>
      </w:r>
    </w:p>
    <w:p w:rsidR="00000000" w:rsidDel="00000000" w:rsidP="00000000" w:rsidRDefault="00000000" w:rsidRPr="00000000" w14:paraId="00000812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3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3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'%m%'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3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885"/>
        <w:tblGridChange w:id="0">
          <w:tblGrid>
            <w:gridCol w:w="780"/>
            <w:gridCol w:w="810"/>
            <w:gridCol w:w="930"/>
            <w:gridCol w:w="1050"/>
            <w:gridCol w:w="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3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8" name="image118.png"/>
                  <a:graphic>
                    <a:graphicData uri="http://schemas.openxmlformats.org/drawingml/2006/picture">
                      <pic:pic>
                        <pic:nvPicPr>
                          <pic:cNvPr descr="Edit" id="0" name="image1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09" name="image209.png"/>
                  <a:graphic>
                    <a:graphicData uri="http://schemas.openxmlformats.org/drawingml/2006/picture">
                      <pic:pic>
                        <pic:nvPicPr>
                          <pic:cNvPr descr="Copy" id="0" name="image20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2" name="image72.png"/>
                  <a:graphic>
                    <a:graphicData uri="http://schemas.openxmlformats.org/drawingml/2006/picture">
                      <pic:pic>
                        <pic:nvPicPr>
                          <pic:cNvPr descr="Delete" id="0" name="image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9" name="image99.png"/>
                  <a:graphic>
                    <a:graphicData uri="http://schemas.openxmlformats.org/drawingml/2006/picture">
                      <pic:pic>
                        <pic:nvPicPr>
                          <pic:cNvPr descr="Edit" id="0" name="image9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75" name="image375.png"/>
                  <a:graphic>
                    <a:graphicData uri="http://schemas.openxmlformats.org/drawingml/2006/picture">
                      <pic:pic>
                        <pic:nvPicPr>
                          <pic:cNvPr descr="Copy" id="0" name="image3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38" name="image538.png"/>
                  <a:graphic>
                    <a:graphicData uri="http://schemas.openxmlformats.org/drawingml/2006/picture">
                      <pic:pic>
                        <pic:nvPicPr>
                          <pic:cNvPr descr="Delete" id="0" name="image5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ADAMS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31" name="image431.png"/>
                  <a:graphic>
                    <a:graphicData uri="http://schemas.openxmlformats.org/drawingml/2006/picture">
                      <pic:pic>
                        <pic:nvPicPr>
                          <pic:cNvPr descr="Edit" id="0" name="image4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8" name="image48.png"/>
                  <a:graphic>
                    <a:graphicData uri="http://schemas.openxmlformats.org/drawingml/2006/picture">
                      <pic:pic>
                        <pic:nvPicPr>
                          <pic:cNvPr descr="Copy" id="0" name="image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56" name="image356.png"/>
                  <a:graphic>
                    <a:graphicData uri="http://schemas.openxmlformats.org/drawingml/2006/picture">
                      <pic:pic>
                        <pic:nvPicPr>
                          <pic:cNvPr descr="Delete" id="0" name="image3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65" name="image365.png"/>
                  <a:graphic>
                    <a:graphicData uri="http://schemas.openxmlformats.org/drawingml/2006/picture">
                      <pic:pic>
                        <pic:nvPicPr>
                          <pic:cNvPr descr="Edit" id="0" name="image3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52" name="image552.png"/>
                  <a:graphic>
                    <a:graphicData uri="http://schemas.openxmlformats.org/drawingml/2006/picture">
                      <pic:pic>
                        <pic:nvPicPr>
                          <pic:cNvPr descr="Copy" id="0" name="image5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2" name="image62.png"/>
                  <a:graphic>
                    <a:graphicData uri="http://schemas.openxmlformats.org/drawingml/2006/picture">
                      <pic:pic>
                        <pic:nvPicPr>
                          <pic:cNvPr descr="Delete" id="0" name="image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SMITH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1" name="image181.png"/>
                  <a:graphic>
                    <a:graphicData uri="http://schemas.openxmlformats.org/drawingml/2006/picture">
                      <pic:pic>
                        <pic:nvPicPr>
                          <pic:cNvPr descr="Edit" id="0" name="image18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19" name="image419.png"/>
                  <a:graphic>
                    <a:graphicData uri="http://schemas.openxmlformats.org/drawingml/2006/picture">
                      <pic:pic>
                        <pic:nvPicPr>
                          <pic:cNvPr descr="Copy" id="0" name="image4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27" name="image327.png"/>
                  <a:graphic>
                    <a:graphicData uri="http://schemas.openxmlformats.org/drawingml/2006/picture">
                      <pic:pic>
                        <pic:nvPicPr>
                          <pic:cNvPr descr="Delete" id="0" name="image3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JAMES</w:t>
            </w:r>
          </w:p>
        </w:tc>
      </w:tr>
    </w:tbl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25. Find all the employees whose names are upto 15 character long and have letter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‘R’ as 3rd character of their names.</w:t>
      </w:r>
    </w:p>
    <w:p w:rsidR="00000000" w:rsidDel="00000000" w:rsidP="00000000" w:rsidRDefault="00000000" w:rsidRPr="00000000" w14:paraId="00000847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3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length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3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3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'__r%'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48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945"/>
        <w:tblGridChange w:id="0">
          <w:tblGrid>
            <w:gridCol w:w="780"/>
            <w:gridCol w:w="810"/>
            <w:gridCol w:w="930"/>
            <w:gridCol w:w="1050"/>
            <w:gridCol w:w="9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59" name="image259.png"/>
                  <a:graphic>
                    <a:graphicData uri="http://schemas.openxmlformats.org/drawingml/2006/picture">
                      <pic:pic>
                        <pic:nvPicPr>
                          <pic:cNvPr descr="Edit" id="0" name="image2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74" name="image574.png"/>
                  <a:graphic>
                    <a:graphicData uri="http://schemas.openxmlformats.org/drawingml/2006/picture">
                      <pic:pic>
                        <pic:nvPicPr>
                          <pic:cNvPr descr="Copy" id="0" name="image5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36" name="image336.png"/>
                  <a:graphic>
                    <a:graphicData uri="http://schemas.openxmlformats.org/drawingml/2006/picture">
                      <pic:pic>
                        <pic:nvPicPr>
                          <pic:cNvPr descr="Delete" id="0" name="image3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67" name="image267.png"/>
                  <a:graphic>
                    <a:graphicData uri="http://schemas.openxmlformats.org/drawingml/2006/picture">
                      <pic:pic>
                        <pic:nvPicPr>
                          <pic:cNvPr descr="Edit" id="0" name="image2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51" name="image451.png"/>
                  <a:graphic>
                    <a:graphicData uri="http://schemas.openxmlformats.org/drawingml/2006/picture">
                      <pic:pic>
                        <pic:nvPicPr>
                          <pic:cNvPr descr="Copy" id="0" name="image4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49" name="image549.png"/>
                  <a:graphic>
                    <a:graphicData uri="http://schemas.openxmlformats.org/drawingml/2006/picture">
                      <pic:pic>
                        <pic:nvPicPr>
                          <pic:cNvPr descr="Delete" id="0" name="image54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9" name="image249.png"/>
                  <a:graphic>
                    <a:graphicData uri="http://schemas.openxmlformats.org/drawingml/2006/picture">
                      <pic:pic>
                        <pic:nvPicPr>
                          <pic:cNvPr descr="Edit" id="0" name="image24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96" name="image196.png"/>
                  <a:graphic>
                    <a:graphicData uri="http://schemas.openxmlformats.org/drawingml/2006/picture">
                      <pic:pic>
                        <pic:nvPicPr>
                          <pic:cNvPr descr="Copy" id="0" name="image19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12" name="image212.png"/>
                  <a:graphic>
                    <a:graphicData uri="http://schemas.openxmlformats.org/drawingml/2006/picture">
                      <pic:pic>
                        <pic:nvPicPr>
                          <pic:cNvPr descr="Delete" id="0" name="image2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TURNER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41" name="image441.png"/>
                  <a:graphic>
                    <a:graphicData uri="http://schemas.openxmlformats.org/drawingml/2006/picture">
                      <pic:pic>
                        <pic:nvPicPr>
                          <pic:cNvPr descr="Edit" id="0" name="image4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17" name="image317.png"/>
                  <a:graphic>
                    <a:graphicData uri="http://schemas.openxmlformats.org/drawingml/2006/picture">
                      <pic:pic>
                        <pic:nvPicPr>
                          <pic:cNvPr descr="Copy" id="0" name="image3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" name="image1.png"/>
                  <a:graphic>
                    <a:graphicData uri="http://schemas.openxmlformats.org/drawingml/2006/picture">
                      <pic:pic>
                        <pic:nvPicPr>
                          <pic:cNvPr descr="Delete"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</w:tr>
    </w:tbl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26. Find all the employees who were hired in the month of February (of any year).</w:t>
      </w:r>
    </w:p>
    <w:p w:rsidR="00000000" w:rsidDel="00000000" w:rsidP="00000000" w:rsidRDefault="00000000" w:rsidRPr="00000000" w14:paraId="00000873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4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Month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7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20"/>
        <w:tblGridChange w:id="0">
          <w:tblGrid>
            <w:gridCol w:w="168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14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date(hire_date)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2004-02-28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2007-02-15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2009-02-28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2008-02-29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2011-02-28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2012-02-29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27. Find all the employees who were hired on last day of the month.</w:t>
      </w:r>
    </w:p>
    <w:p w:rsidR="00000000" w:rsidDel="00000000" w:rsidP="00000000" w:rsidRDefault="00000000" w:rsidRPr="00000000" w14:paraId="00000894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4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last_day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20"/>
        <w:tblGridChange w:id="0">
          <w:tblGrid>
            <w:gridCol w:w="168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date(hire_date)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2009-02-28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2008-02-29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2011-02-28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2012-02-29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2013-02-28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28. Find all the employees who were hired more than 2 years ago.</w:t>
      </w:r>
    </w:p>
    <w:p w:rsidR="00000000" w:rsidDel="00000000" w:rsidP="00000000" w:rsidRDefault="00000000" w:rsidRPr="00000000" w14:paraId="000008AF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4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emp_id, name, hire_date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hire_date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DATE_SUB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CURDATE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</w:t>
      </w:r>
      <w:hyperlink r:id="rId14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INTERVAL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810"/>
        <w:gridCol w:w="1155"/>
        <w:gridCol w:w="1035"/>
        <w:gridCol w:w="225"/>
        <w:gridCol w:w="870"/>
        <w:gridCol w:w="1950"/>
        <w:tblGridChange w:id="0">
          <w:tblGrid>
            <w:gridCol w:w="960"/>
            <w:gridCol w:w="810"/>
            <w:gridCol w:w="1155"/>
            <w:gridCol w:w="1035"/>
            <w:gridCol w:w="225"/>
            <w:gridCol w:w="870"/>
            <w:gridCol w:w="19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emp_id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4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hire_date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6" name="image6.png"/>
                  <a:graphic>
                    <a:graphicData uri="http://schemas.openxmlformats.org/drawingml/2006/picture">
                      <pic:pic>
                        <pic:nvPicPr>
                          <pic:cNvPr descr="Edit"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88" name="image488.png"/>
                  <a:graphic>
                    <a:graphicData uri="http://schemas.openxmlformats.org/drawingml/2006/picture">
                      <pic:pic>
                        <pic:nvPicPr>
                          <pic:cNvPr descr="Copy" id="0" name="image48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38" name="image438.png"/>
                  <a:graphic>
                    <a:graphicData uri="http://schemas.openxmlformats.org/drawingml/2006/picture">
                      <pic:pic>
                        <pic:nvPicPr>
                          <pic:cNvPr descr="Delete" id="0" name="image4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10:15:00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78" name="image378.png"/>
                  <a:graphic>
                    <a:graphicData uri="http://schemas.openxmlformats.org/drawingml/2006/picture">
                      <pic:pic>
                        <pic:nvPicPr>
                          <pic:cNvPr descr="Edit" id="0" name="image37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74" name="image374.png"/>
                  <a:graphic>
                    <a:graphicData uri="http://schemas.openxmlformats.org/drawingml/2006/picture">
                      <pic:pic>
                        <pic:nvPicPr>
                          <pic:cNvPr descr="Copy" id="0" name="image3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82" name="image582.png"/>
                  <a:graphic>
                    <a:graphicData uri="http://schemas.openxmlformats.org/drawingml/2006/picture">
                      <pic:pic>
                        <pic:nvPicPr>
                          <pic:cNvPr descr="Delete" id="0" name="image5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2004-03-15 11:00:00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75" name="image175.png"/>
                  <a:graphic>
                    <a:graphicData uri="http://schemas.openxmlformats.org/drawingml/2006/picture">
                      <pic:pic>
                        <pic:nvPicPr>
                          <pic:cNvPr descr="Edit" id="0" name="image1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62" name="image362.png"/>
                  <a:graphic>
                    <a:graphicData uri="http://schemas.openxmlformats.org/drawingml/2006/picture">
                      <pic:pic>
                        <pic:nvPicPr>
                          <pic:cNvPr descr="Copy" id="0" name="image36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35" name="image535.png"/>
                  <a:graphic>
                    <a:graphicData uri="http://schemas.openxmlformats.org/drawingml/2006/picture">
                      <pic:pic>
                        <pic:nvPicPr>
                          <pic:cNvPr descr="Delete" id="0" name="image5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2005-01-10 09:30:00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01" name="image501.png"/>
                  <a:graphic>
                    <a:graphicData uri="http://schemas.openxmlformats.org/drawingml/2006/picture">
                      <pic:pic>
                        <pic:nvPicPr>
                          <pic:cNvPr descr="Edit" id="0" name="image50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3" name="image393.png"/>
                  <a:graphic>
                    <a:graphicData uri="http://schemas.openxmlformats.org/drawingml/2006/picture">
                      <pic:pic>
                        <pic:nvPicPr>
                          <pic:cNvPr descr="Copy" id="0" name="image39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47" name="image447.png"/>
                  <a:graphic>
                    <a:graphicData uri="http://schemas.openxmlformats.org/drawingml/2006/picture">
                      <pic:pic>
                        <pic:nvPicPr>
                          <pic:cNvPr descr="Delete" id="0" name="image4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2002-04-02 14:45:00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22" name="image522.png"/>
                  <a:graphic>
                    <a:graphicData uri="http://schemas.openxmlformats.org/drawingml/2006/picture">
                      <pic:pic>
                        <pic:nvPicPr>
                          <pic:cNvPr descr="Edit" id="0" name="image5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3" name="image213.png"/>
                  <a:graphic>
                    <a:graphicData uri="http://schemas.openxmlformats.org/drawingml/2006/picture">
                      <pic:pic>
                        <pic:nvPicPr>
                          <pic:cNvPr descr="Copy" id="0" name="image2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54" name="image354.png"/>
                  <a:graphic>
                    <a:graphicData uri="http://schemas.openxmlformats.org/drawingml/2006/picture">
                      <pic:pic>
                        <pic:nvPicPr>
                          <pic:cNvPr descr="Delete" id="0" name="image3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16:00:0</w:t>
            </w:r>
          </w:p>
        </w:tc>
      </w:tr>
    </w:tbl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29. Find the managers hired in the year 2003.</w:t>
      </w:r>
    </w:p>
    <w:p w:rsidR="00000000" w:rsidDel="00000000" w:rsidP="00000000" w:rsidRDefault="00000000" w:rsidRPr="00000000" w14:paraId="000008EB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5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emp_id, name, job, hire_date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2023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5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AND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job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'MANAGER'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E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975"/>
        <w:gridCol w:w="870"/>
        <w:gridCol w:w="1125"/>
        <w:gridCol w:w="1845"/>
        <w:gridCol w:w="120"/>
        <w:gridCol w:w="274.6666666666667"/>
        <w:gridCol w:w="274.6666666666667"/>
        <w:gridCol w:w="274.6666666666667"/>
        <w:tblGridChange w:id="0">
          <w:tblGrid>
            <w:gridCol w:w="495"/>
            <w:gridCol w:w="810"/>
            <w:gridCol w:w="930"/>
            <w:gridCol w:w="1035"/>
            <w:gridCol w:w="975"/>
            <w:gridCol w:w="870"/>
            <w:gridCol w:w="1125"/>
            <w:gridCol w:w="1845"/>
            <w:gridCol w:w="120"/>
            <w:gridCol w:w="274.6666666666667"/>
            <w:gridCol w:w="274.6666666666667"/>
            <w:gridCol w:w="274.6666666666667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145" name="image145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1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ind w:right="16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hire_date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55" name="image155.png"/>
                  <a:graphic>
                    <a:graphicData uri="http://schemas.openxmlformats.org/drawingml/2006/picture">
                      <pic:pic>
                        <pic:nvPicPr>
                          <pic:cNvPr descr="Edit" id="0" name="image15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03" name="image203.png"/>
                  <a:graphic>
                    <a:graphicData uri="http://schemas.openxmlformats.org/drawingml/2006/picture">
                      <pic:pic>
                        <pic:nvPicPr>
                          <pic:cNvPr descr="Copy" id="0" name="image20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4" name="image134.png"/>
                  <a:graphic>
                    <a:graphicData uri="http://schemas.openxmlformats.org/drawingml/2006/picture">
                      <pic:pic>
                        <pic:nvPicPr>
                          <pic:cNvPr descr="Delete" id="0" name="image13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PANKAJ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2023-12-09 09:00:0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30. Display the names and jobs of all the employees separated by a space.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e5e5e5" w:val="clear"/>
        <w:rPr/>
      </w:pPr>
      <w:hyperlink r:id="rId15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emp_id, CONCAT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,job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name_job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tbl_employee;</w:t>
      </w:r>
      <w:r w:rsidDel="00000000" w:rsidR="00000000" w:rsidRPr="00000000">
        <w:rPr>
          <w:rtl w:val="0"/>
        </w:rPr>
      </w:r>
    </w:p>
    <w:tbl>
      <w:tblPr>
        <w:tblStyle w:val="Table30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200"/>
        <w:gridCol w:w="930"/>
        <w:gridCol w:w="1035"/>
        <w:gridCol w:w="225"/>
        <w:gridCol w:w="1995"/>
        <w:tblGridChange w:id="0">
          <w:tblGrid>
            <w:gridCol w:w="960"/>
            <w:gridCol w:w="1200"/>
            <w:gridCol w:w="930"/>
            <w:gridCol w:w="1035"/>
            <w:gridCol w:w="225"/>
            <w:gridCol w:w="19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5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emp_id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5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name_job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39" name="image439.png"/>
                  <a:graphic>
                    <a:graphicData uri="http://schemas.openxmlformats.org/drawingml/2006/picture">
                      <pic:pic>
                        <pic:nvPicPr>
                          <pic:cNvPr descr="Edit" id="0" name="image4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20" name="image220.png"/>
                  <a:graphic>
                    <a:graphicData uri="http://schemas.openxmlformats.org/drawingml/2006/picture">
                      <pic:pic>
                        <pic:nvPicPr>
                          <pic:cNvPr descr="Copy" id="0" name="image2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31" name="image531.png"/>
                  <a:graphic>
                    <a:graphicData uri="http://schemas.openxmlformats.org/drawingml/2006/picture">
                      <pic:pic>
                        <pic:nvPicPr>
                          <pic:cNvPr descr="Delete" id="0" name="image5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 SALESMAN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28" name="image228.png"/>
                  <a:graphic>
                    <a:graphicData uri="http://schemas.openxmlformats.org/drawingml/2006/picture">
                      <pic:pic>
                        <pic:nvPicPr>
                          <pic:cNvPr descr="Edit" id="0" name="image2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26" name="image326.png"/>
                  <a:graphic>
                    <a:graphicData uri="http://schemas.openxmlformats.org/drawingml/2006/picture">
                      <pic:pic>
                        <pic:nvPicPr>
                          <pic:cNvPr descr="Copy" id="0" name="image32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72" name="image372.png"/>
                  <a:graphic>
                    <a:graphicData uri="http://schemas.openxmlformats.org/drawingml/2006/picture">
                      <pic:pic>
                        <pic:nvPicPr>
                          <pic:cNvPr descr="Delete" id="0" name="image3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 SALESMAN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7" name="image7.png"/>
                  <a:graphic>
                    <a:graphicData uri="http://schemas.openxmlformats.org/drawingml/2006/picture">
                      <pic:pic>
                        <pic:nvPicPr>
                          <pic:cNvPr descr="Edit"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5" name="image265.png"/>
                  <a:graphic>
                    <a:graphicData uri="http://schemas.openxmlformats.org/drawingml/2006/picture">
                      <pic:pic>
                        <pic:nvPicPr>
                          <pic:cNvPr descr="Copy" id="0" name="image2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5" name="image465.png"/>
                  <a:graphic>
                    <a:graphicData uri="http://schemas.openxmlformats.org/drawingml/2006/picture">
                      <pic:pic>
                        <pic:nvPicPr>
                          <pic:cNvPr descr="Delete" id="0" name="image4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 SALESMAN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20" name="image320.png"/>
                  <a:graphic>
                    <a:graphicData uri="http://schemas.openxmlformats.org/drawingml/2006/picture">
                      <pic:pic>
                        <pic:nvPicPr>
                          <pic:cNvPr descr="Edit" id="0" name="image3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1" name="image401.png"/>
                  <a:graphic>
                    <a:graphicData uri="http://schemas.openxmlformats.org/drawingml/2006/picture">
                      <pic:pic>
                        <pic:nvPicPr>
                          <pic:cNvPr descr="Copy" id="0" name="image40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12" name="image512.png"/>
                  <a:graphic>
                    <a:graphicData uri="http://schemas.openxmlformats.org/drawingml/2006/picture">
                      <pic:pic>
                        <pic:nvPicPr>
                          <pic:cNvPr descr="Delete" id="0" name="image5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05" name="image505.png"/>
                  <a:graphic>
                    <a:graphicData uri="http://schemas.openxmlformats.org/drawingml/2006/picture">
                      <pic:pic>
                        <pic:nvPicPr>
                          <pic:cNvPr descr="Edit" id="0" name="image50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4" name="image394.png"/>
                  <a:graphic>
                    <a:graphicData uri="http://schemas.openxmlformats.org/drawingml/2006/picture">
                      <pic:pic>
                        <pic:nvPicPr>
                          <pic:cNvPr descr="Copy" id="0" name="image39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56" name="image256.png"/>
                  <a:graphic>
                    <a:graphicData uri="http://schemas.openxmlformats.org/drawingml/2006/picture">
                      <pic:pic>
                        <pic:nvPicPr>
                          <pic:cNvPr descr="Delete" id="0" name="image25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 MANAGER</w:t>
            </w:r>
          </w:p>
        </w:tc>
      </w:tr>
    </w:tbl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31. Display the names of all the employees right aligning them to 15 characters.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</w:t>
      </w:r>
      <w:hyperlink r:id="rId15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LPAD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name,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right_aligned_name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2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20"/>
        <w:tblGridChange w:id="0">
          <w:tblGrid>
            <w:gridCol w:w="213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5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right_aligned_name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ALLEN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 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BLAKE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CLARK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SCOTT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 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     TURNER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32. Display the names of all the employees padding them to the right up to 15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characters with ‘*’.</w:t>
      </w:r>
    </w:p>
    <w:p w:rsidR="00000000" w:rsidDel="00000000" w:rsidP="00000000" w:rsidRDefault="00000000" w:rsidRPr="00000000" w14:paraId="0000095E">
      <w:pPr>
        <w:rPr/>
      </w:pPr>
      <w:hyperlink r:id="rId15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LPAD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name,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shd w:fill="e5e5e5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1111"/>
          <w:sz w:val="20"/>
          <w:szCs w:val="20"/>
          <w:shd w:fill="e5e5e5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999977"/>
          <w:sz w:val="20"/>
          <w:szCs w:val="20"/>
          <w:shd w:fill="e5e5e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right_aligned_name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2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20"/>
        <w:tblGridChange w:id="0">
          <w:tblGrid>
            <w:gridCol w:w="2130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5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right_aligned_name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*********MARTIN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**********ALLEN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***********WARD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**********JONES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**********BLAKE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**********CLARK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33. Display the names of all the employees without any leading ‘A’.</w:t>
      </w:r>
    </w:p>
    <w:p w:rsidR="00000000" w:rsidDel="00000000" w:rsidP="00000000" w:rsidRDefault="00000000" w:rsidRPr="00000000" w14:paraId="0000097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5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60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61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'a%'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972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885"/>
        <w:tblGridChange w:id="0">
          <w:tblGrid>
            <w:gridCol w:w="780"/>
            <w:gridCol w:w="810"/>
            <w:gridCol w:w="930"/>
            <w:gridCol w:w="1050"/>
            <w:gridCol w:w="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6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64" name="image464.png"/>
                  <a:graphic>
                    <a:graphicData uri="http://schemas.openxmlformats.org/drawingml/2006/picture">
                      <pic:pic>
                        <pic:nvPicPr>
                          <pic:cNvPr descr="Edit" id="0" name="image46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11" name="image311.png"/>
                  <a:graphic>
                    <a:graphicData uri="http://schemas.openxmlformats.org/drawingml/2006/picture">
                      <pic:pic>
                        <pic:nvPicPr>
                          <pic:cNvPr descr="Copy" id="0" name="image3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9" name="image129.png"/>
                  <a:graphic>
                    <a:graphicData uri="http://schemas.openxmlformats.org/drawingml/2006/picture">
                      <pic:pic>
                        <pic:nvPicPr>
                          <pic:cNvPr descr="Delete" id="0" name="image1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75" name="image275.png"/>
                  <a:graphic>
                    <a:graphicData uri="http://schemas.openxmlformats.org/drawingml/2006/picture">
                      <pic:pic>
                        <pic:nvPicPr>
                          <pic:cNvPr descr="Edit" id="0" name="image2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94" name="image494.png"/>
                  <a:graphic>
                    <a:graphicData uri="http://schemas.openxmlformats.org/drawingml/2006/picture">
                      <pic:pic>
                        <pic:nvPicPr>
                          <pic:cNvPr descr="Copy" id="0" name="image49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4" name="image314.png"/>
                  <a:graphic>
                    <a:graphicData uri="http://schemas.openxmlformats.org/drawingml/2006/picture">
                      <pic:pic>
                        <pic:nvPicPr>
                          <pic:cNvPr descr="Delete" id="0" name="image3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91" name="image291.png"/>
                  <a:graphic>
                    <a:graphicData uri="http://schemas.openxmlformats.org/drawingml/2006/picture">
                      <pic:pic>
                        <pic:nvPicPr>
                          <pic:cNvPr descr="Edit" id="0" name="image2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93" name="image193.png"/>
                  <a:graphic>
                    <a:graphicData uri="http://schemas.openxmlformats.org/drawingml/2006/picture">
                      <pic:pic>
                        <pic:nvPicPr>
                          <pic:cNvPr descr="Copy" id="0" name="image19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61" name="image361.png"/>
                  <a:graphic>
                    <a:graphicData uri="http://schemas.openxmlformats.org/drawingml/2006/picture">
                      <pic:pic>
                        <pic:nvPicPr>
                          <pic:cNvPr descr="Delete" id="0" name="image3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0" name="image240.png"/>
                  <a:graphic>
                    <a:graphicData uri="http://schemas.openxmlformats.org/drawingml/2006/picture">
                      <pic:pic>
                        <pic:nvPicPr>
                          <pic:cNvPr descr="Edit" id="0" name="image2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17" name="image117.png"/>
                  <a:graphic>
                    <a:graphicData uri="http://schemas.openxmlformats.org/drawingml/2006/picture">
                      <pic:pic>
                        <pic:nvPicPr>
                          <pic:cNvPr descr="Copy" id="0" name="image1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8" name="image138.png"/>
                  <a:graphic>
                    <a:graphicData uri="http://schemas.openxmlformats.org/drawingml/2006/picture">
                      <pic:pic>
                        <pic:nvPicPr>
                          <pic:cNvPr descr="Delete" id="0" name="image1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55" name="image355.png"/>
                  <a:graphic>
                    <a:graphicData uri="http://schemas.openxmlformats.org/drawingml/2006/picture">
                      <pic:pic>
                        <pic:nvPicPr>
                          <pic:cNvPr descr="Edit" id="0" name="image35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39" name="image139.png"/>
                  <a:graphic>
                    <a:graphicData uri="http://schemas.openxmlformats.org/drawingml/2006/picture">
                      <pic:pic>
                        <pic:nvPicPr>
                          <pic:cNvPr descr="Copy" id="0" name="image13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65" name="image165.png"/>
                  <a:graphic>
                    <a:graphicData uri="http://schemas.openxmlformats.org/drawingml/2006/picture">
                      <pic:pic>
                        <pic:nvPicPr>
                          <pic:cNvPr descr="Delete" id="0" name="image1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79" name="image579.png"/>
                  <a:graphic>
                    <a:graphicData uri="http://schemas.openxmlformats.org/drawingml/2006/picture">
                      <pic:pic>
                        <pic:nvPicPr>
                          <pic:cNvPr descr="Edit" id="0" name="image5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73" name="image273.png"/>
                  <a:graphic>
                    <a:graphicData uri="http://schemas.openxmlformats.org/drawingml/2006/picture">
                      <pic:pic>
                        <pic:nvPicPr>
                          <pic:cNvPr descr="Copy" id="0" name="image2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54" name="image554.png"/>
                  <a:graphic>
                    <a:graphicData uri="http://schemas.openxmlformats.org/drawingml/2006/picture">
                      <pic:pic>
                        <pic:nvPicPr>
                          <pic:cNvPr descr="Delete" id="0" name="image5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SCOTT</w:t>
            </w:r>
          </w:p>
        </w:tc>
      </w:tr>
    </w:tbl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34. Display the names of all the employees without any trailing ‘R’.</w:t>
      </w:r>
    </w:p>
    <w:p w:rsidR="00000000" w:rsidDel="00000000" w:rsidP="00000000" w:rsidRDefault="00000000" w:rsidRPr="00000000" w14:paraId="000009AD">
      <w:pPr>
        <w:shd w:fill="e5e5e5" w:val="clear"/>
        <w:rPr/>
      </w:pPr>
      <w:hyperlink r:id="rId16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6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NOT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65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'%R'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3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885"/>
        <w:tblGridChange w:id="0">
          <w:tblGrid>
            <w:gridCol w:w="780"/>
            <w:gridCol w:w="810"/>
            <w:gridCol w:w="930"/>
            <w:gridCol w:w="1050"/>
            <w:gridCol w:w="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6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31" name="image331.png"/>
                  <a:graphic>
                    <a:graphicData uri="http://schemas.openxmlformats.org/drawingml/2006/picture">
                      <pic:pic>
                        <pic:nvPicPr>
                          <pic:cNvPr descr="Edit" id="0" name="image33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86" name="image286.png"/>
                  <a:graphic>
                    <a:graphicData uri="http://schemas.openxmlformats.org/drawingml/2006/picture">
                      <pic:pic>
                        <pic:nvPicPr>
                          <pic:cNvPr descr="Copy" id="0" name="image28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75" name="image75.png"/>
                  <a:graphic>
                    <a:graphicData uri="http://schemas.openxmlformats.org/drawingml/2006/picture">
                      <pic:pic>
                        <pic:nvPicPr>
                          <pic:cNvPr descr="Delete" id="0" name="image7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35" name="image135.png"/>
                  <a:graphic>
                    <a:graphicData uri="http://schemas.openxmlformats.org/drawingml/2006/picture">
                      <pic:pic>
                        <pic:nvPicPr>
                          <pic:cNvPr descr="Edit" id="0" name="image1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96" name="image96.png"/>
                  <a:graphic>
                    <a:graphicData uri="http://schemas.openxmlformats.org/drawingml/2006/picture">
                      <pic:pic>
                        <pic:nvPicPr>
                          <pic:cNvPr descr="Copy" id="0" name="image9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1" name="image21.png"/>
                  <a:graphic>
                    <a:graphicData uri="http://schemas.openxmlformats.org/drawingml/2006/picture">
                      <pic:pic>
                        <pic:nvPicPr>
                          <pic:cNvPr descr="Delete"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38" name="image238.png"/>
                  <a:graphic>
                    <a:graphicData uri="http://schemas.openxmlformats.org/drawingml/2006/picture">
                      <pic:pic>
                        <pic:nvPicPr>
                          <pic:cNvPr descr="Edit" id="0" name="image23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05" name="image405.png"/>
                  <a:graphic>
                    <a:graphicData uri="http://schemas.openxmlformats.org/drawingml/2006/picture">
                      <pic:pic>
                        <pic:nvPicPr>
                          <pic:cNvPr descr="Copy" id="0" name="image40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17" name="image417.png"/>
                  <a:graphic>
                    <a:graphicData uri="http://schemas.openxmlformats.org/drawingml/2006/picture">
                      <pic:pic>
                        <pic:nvPicPr>
                          <pic:cNvPr descr="Delete" id="0" name="image4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00" name="image200.png"/>
                  <a:graphic>
                    <a:graphicData uri="http://schemas.openxmlformats.org/drawingml/2006/picture">
                      <pic:pic>
                        <pic:nvPicPr>
                          <pic:cNvPr descr="Edit" id="0" name="image2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22" name="image422.png"/>
                  <a:graphic>
                    <a:graphicData uri="http://schemas.openxmlformats.org/drawingml/2006/picture">
                      <pic:pic>
                        <pic:nvPicPr>
                          <pic:cNvPr descr="Copy" id="0" name="image4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68" name="image68.png"/>
                  <a:graphic>
                    <a:graphicData uri="http://schemas.openxmlformats.org/drawingml/2006/picture">
                      <pic:pic>
                        <pic:nvPicPr>
                          <pic:cNvPr descr="Delete" id="0" name="image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65" name="image565.png"/>
                  <a:graphic>
                    <a:graphicData uri="http://schemas.openxmlformats.org/drawingml/2006/picture">
                      <pic:pic>
                        <pic:nvPicPr>
                          <pic:cNvPr descr="Edit" id="0" name="image56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60" name="image260.png"/>
                  <a:graphic>
                    <a:graphicData uri="http://schemas.openxmlformats.org/drawingml/2006/picture">
                      <pic:pic>
                        <pic:nvPicPr>
                          <pic:cNvPr descr="Copy" id="0" name="image2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6" name="image346.png"/>
                  <a:graphic>
                    <a:graphicData uri="http://schemas.openxmlformats.org/drawingml/2006/picture">
                      <pic:pic>
                        <pic:nvPicPr>
                          <pic:cNvPr descr="Delete" id="0" name="image34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6" name="image116.png"/>
                  <a:graphic>
                    <a:graphicData uri="http://schemas.openxmlformats.org/drawingml/2006/picture">
                      <pic:pic>
                        <pic:nvPicPr>
                          <pic:cNvPr descr="Edit" id="0" name="image1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33" name="image433.png"/>
                  <a:graphic>
                    <a:graphicData uri="http://schemas.openxmlformats.org/drawingml/2006/picture">
                      <pic:pic>
                        <pic:nvPicPr>
                          <pic:cNvPr descr="Copy" id="0" name="image4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8" name="image468.png"/>
                  <a:graphic>
                    <a:graphicData uri="http://schemas.openxmlformats.org/drawingml/2006/picture">
                      <pic:pic>
                        <pic:nvPicPr>
                          <pic:cNvPr descr="Delete" id="0" name="image46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</w:tr>
    </w:tbl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35. Show the first 3 and last 3 characters of the names of all the employees.</w:t>
      </w:r>
    </w:p>
    <w:p w:rsidR="00000000" w:rsidDel="00000000" w:rsidP="00000000" w:rsidRDefault="00000000" w:rsidRPr="00000000" w14:paraId="000009E6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6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hyperlink r:id="rId16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LEFT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hyperlink r:id="rId16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RIGHT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tbl_employee;</w:t>
      </w:r>
    </w:p>
    <w:p w:rsidR="00000000" w:rsidDel="00000000" w:rsidP="00000000" w:rsidRDefault="00000000" w:rsidRPr="00000000" w14:paraId="000009E7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3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755"/>
        <w:gridCol w:w="120"/>
        <w:tblGridChange w:id="0">
          <w:tblGrid>
            <w:gridCol w:w="1575"/>
            <w:gridCol w:w="175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LEFT(name,3)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RIGHT(name,3 )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36. Display the names of all the employees replacing ‘A’ with ‘a’.</w:t>
      </w:r>
    </w:p>
    <w:p w:rsidR="00000000" w:rsidDel="00000000" w:rsidP="00000000" w:rsidRDefault="00000000" w:rsidRPr="00000000" w14:paraId="00000A00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7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</w:t>
      </w:r>
      <w:hyperlink r:id="rId17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REPLACE</w:t>
        </w:r>
      </w:hyperlink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name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tbl_employee;</w:t>
      </w:r>
    </w:p>
    <w:p w:rsidR="00000000" w:rsidDel="00000000" w:rsidP="00000000" w:rsidRDefault="00000000" w:rsidRPr="00000000" w14:paraId="00000A01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625"/>
        <w:gridCol w:w="930"/>
        <w:gridCol w:w="1035"/>
        <w:gridCol w:w="870"/>
        <w:gridCol w:w="840"/>
        <w:tblGridChange w:id="0">
          <w:tblGrid>
            <w:gridCol w:w="780"/>
            <w:gridCol w:w="2625"/>
            <w:gridCol w:w="930"/>
            <w:gridCol w:w="1035"/>
            <w:gridCol w:w="870"/>
            <w:gridCol w:w="8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REPLACE(name , 'A' , 'a')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4" name="image24.png"/>
                  <a:graphic>
                    <a:graphicData uri="http://schemas.openxmlformats.org/drawingml/2006/picture">
                      <pic:pic>
                        <pic:nvPicPr>
                          <pic:cNvPr descr="Edit" id="0" name="image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61" name="image61.png"/>
                  <a:graphic>
                    <a:graphicData uri="http://schemas.openxmlformats.org/drawingml/2006/picture">
                      <pic:pic>
                        <pic:nvPicPr>
                          <pic:cNvPr descr="Copy" id="0" name="image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3" name="image173.png"/>
                  <a:graphic>
                    <a:graphicData uri="http://schemas.openxmlformats.org/drawingml/2006/picture">
                      <pic:pic>
                        <pic:nvPicPr>
                          <pic:cNvPr descr="Delete" id="0" name="image1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1" name="image421.png"/>
                  <a:graphic>
                    <a:graphicData uri="http://schemas.openxmlformats.org/drawingml/2006/picture">
                      <pic:pic>
                        <pic:nvPicPr>
                          <pic:cNvPr descr="Edit" id="0" name="image4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97" name="image197.png"/>
                  <a:graphic>
                    <a:graphicData uri="http://schemas.openxmlformats.org/drawingml/2006/picture">
                      <pic:pic>
                        <pic:nvPicPr>
                          <pic:cNvPr descr="Copy" id="0" name="image19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8" name="image28.png"/>
                  <a:graphic>
                    <a:graphicData uri="http://schemas.openxmlformats.org/drawingml/2006/picture">
                      <pic:pic>
                        <pic:nvPicPr>
                          <pic:cNvPr descr="Delete" id="0" name="image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7" name="image187.png"/>
                  <a:graphic>
                    <a:graphicData uri="http://schemas.openxmlformats.org/drawingml/2006/picture">
                      <pic:pic>
                        <pic:nvPicPr>
                          <pic:cNvPr descr="Edit" id="0" name="image18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1" name="image71.png"/>
                  <a:graphic>
                    <a:graphicData uri="http://schemas.openxmlformats.org/drawingml/2006/picture">
                      <pic:pic>
                        <pic:nvPicPr>
                          <pic:cNvPr descr="Copy" id="0" name="image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67" name="image467.png"/>
                  <a:graphic>
                    <a:graphicData uri="http://schemas.openxmlformats.org/drawingml/2006/picture">
                      <pic:pic>
                        <pic:nvPicPr>
                          <pic:cNvPr descr="Delete" id="0" name="image46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07" name="image107.png"/>
                  <a:graphic>
                    <a:graphicData uri="http://schemas.openxmlformats.org/drawingml/2006/picture">
                      <pic:pic>
                        <pic:nvPicPr>
                          <pic:cNvPr descr="Edit" id="0" name="image10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99" name="image399.png"/>
                  <a:graphic>
                    <a:graphicData uri="http://schemas.openxmlformats.org/drawingml/2006/picture">
                      <pic:pic>
                        <pic:nvPicPr>
                          <pic:cNvPr descr="Copy" id="0" name="image39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1" name="image341.png"/>
                  <a:graphic>
                    <a:graphicData uri="http://schemas.openxmlformats.org/drawingml/2006/picture">
                      <pic:pic>
                        <pic:nvPicPr>
                          <pic:cNvPr descr="Delete" id="0" name="image34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5" name="image15.png"/>
                  <a:graphic>
                    <a:graphicData uri="http://schemas.openxmlformats.org/drawingml/2006/picture">
                      <pic:pic>
                        <pic:nvPicPr>
                          <pic:cNvPr descr="Edit"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22" name="image122.png"/>
                  <a:graphic>
                    <a:graphicData uri="http://schemas.openxmlformats.org/drawingml/2006/picture">
                      <pic:pic>
                        <pic:nvPicPr>
                          <pic:cNvPr descr="Copy" id="0" name="image1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8" name="image128.png"/>
                  <a:graphic>
                    <a:graphicData uri="http://schemas.openxmlformats.org/drawingml/2006/picture">
                      <pic:pic>
                        <pic:nvPicPr>
                          <pic:cNvPr descr="Delete" id="0" name="image12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BLaKE</w:t>
            </w:r>
          </w:p>
        </w:tc>
      </w:tr>
    </w:tbl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37. Display the names of all the employees and position where the string ‘AR’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occurs in the name.</w:t>
      </w:r>
    </w:p>
    <w:p w:rsidR="00000000" w:rsidDel="00000000" w:rsidP="00000000" w:rsidRDefault="00000000" w:rsidRPr="00000000" w14:paraId="00000A3B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7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, job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name </w:t>
      </w:r>
      <w:hyperlink r:id="rId17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LIKE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a1111"/>
          <w:sz w:val="20"/>
          <w:szCs w:val="20"/>
          <w:rtl w:val="0"/>
        </w:rPr>
        <w:t xml:space="preserve">'%ar%'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A3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810"/>
        <w:gridCol w:w="930"/>
        <w:gridCol w:w="1050"/>
        <w:gridCol w:w="885"/>
        <w:gridCol w:w="1200"/>
        <w:tblGridChange w:id="0">
          <w:tblGrid>
            <w:gridCol w:w="780"/>
            <w:gridCol w:w="810"/>
            <w:gridCol w:w="930"/>
            <w:gridCol w:w="1050"/>
            <w:gridCol w:w="885"/>
            <w:gridCol w:w="12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7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96" name="image296.png"/>
                  <a:graphic>
                    <a:graphicData uri="http://schemas.openxmlformats.org/drawingml/2006/picture">
                      <pic:pic>
                        <pic:nvPicPr>
                          <pic:cNvPr descr="Edit" id="0" name="image29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51" name="image551.png"/>
                  <a:graphic>
                    <a:graphicData uri="http://schemas.openxmlformats.org/drawingml/2006/picture">
                      <pic:pic>
                        <pic:nvPicPr>
                          <pic:cNvPr descr="Copy" id="0" name="image55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45" name="image345.png"/>
                  <a:graphic>
                    <a:graphicData uri="http://schemas.openxmlformats.org/drawingml/2006/picture">
                      <pic:pic>
                        <pic:nvPicPr>
                          <pic:cNvPr descr="Delete" id="0" name="image3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3" name="image453.png"/>
                  <a:graphic>
                    <a:graphicData uri="http://schemas.openxmlformats.org/drawingml/2006/picture">
                      <pic:pic>
                        <pic:nvPicPr>
                          <pic:cNvPr descr="Edit" id="0" name="image4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1" name="image11.png"/>
                  <a:graphic>
                    <a:graphicData uri="http://schemas.openxmlformats.org/drawingml/2006/picture">
                      <pic:pic>
                        <pic:nvPicPr>
                          <pic:cNvPr descr="Copy"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54" name="image454.png"/>
                  <a:graphic>
                    <a:graphicData uri="http://schemas.openxmlformats.org/drawingml/2006/picture">
                      <pic:pic>
                        <pic:nvPicPr>
                          <pic:cNvPr descr="Delete" id="0" name="image4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73" name="image373.png"/>
                  <a:graphic>
                    <a:graphicData uri="http://schemas.openxmlformats.org/drawingml/2006/picture">
                      <pic:pic>
                        <pic:nvPicPr>
                          <pic:cNvPr descr="Edit" id="0" name="image3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53" name="image253.png"/>
                  <a:graphic>
                    <a:graphicData uri="http://schemas.openxmlformats.org/drawingml/2006/picture">
                      <pic:pic>
                        <pic:nvPicPr>
                          <pic:cNvPr descr="Copy" id="0" name="image2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50" name="image550.png"/>
                  <a:graphic>
                    <a:graphicData uri="http://schemas.openxmlformats.org/drawingml/2006/picture">
                      <pic:pic>
                        <pic:nvPicPr>
                          <pic:cNvPr descr="Delete" id="0" name="image5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73" name="image573.png"/>
                  <a:graphic>
                    <a:graphicData uri="http://schemas.openxmlformats.org/drawingml/2006/picture">
                      <pic:pic>
                        <pic:nvPicPr>
                          <pic:cNvPr descr="Edit" id="0" name="image5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57" name="image357.png"/>
                  <a:graphic>
                    <a:graphicData uri="http://schemas.openxmlformats.org/drawingml/2006/picture">
                      <pic:pic>
                        <pic:nvPicPr>
                          <pic:cNvPr descr="Copy" id="0" name="image35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2" name="image312.png"/>
                  <a:graphic>
                    <a:graphicData uri="http://schemas.openxmlformats.org/drawingml/2006/picture">
                      <pic:pic>
                        <pic:nvPicPr>
                          <pic:cNvPr descr="Delete" id="0" name="image3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00" name="image100.png"/>
                  <a:graphic>
                    <a:graphicData uri="http://schemas.openxmlformats.org/drawingml/2006/picture">
                      <pic:pic>
                        <pic:nvPicPr>
                          <pic:cNvPr descr="Edit" id="0" name="image10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4" name="image54.png"/>
                  <a:graphic>
                    <a:graphicData uri="http://schemas.openxmlformats.org/drawingml/2006/picture">
                      <pic:pic>
                        <pic:nvPicPr>
                          <pic:cNvPr descr="Copy" id="0" name="image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32" name="image132.png"/>
                  <a:graphic>
                    <a:graphicData uri="http://schemas.openxmlformats.org/drawingml/2006/picture">
                      <pic:pic>
                        <pic:nvPicPr>
                          <pic:cNvPr descr="Delete" id="0" name="image1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61" name="image161.png"/>
                  <a:graphic>
                    <a:graphicData uri="http://schemas.openxmlformats.org/drawingml/2006/picture">
                      <pic:pic>
                        <pic:nvPicPr>
                          <pic:cNvPr descr="Edit" id="0" name="image1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2" name="image152.png"/>
                  <a:graphic>
                    <a:graphicData uri="http://schemas.openxmlformats.org/drawingml/2006/picture">
                      <pic:pic>
                        <pic:nvPicPr>
                          <pic:cNvPr descr="Copy" id="0" name="image15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29" name="image229.png"/>
                  <a:graphic>
                    <a:graphicData uri="http://schemas.openxmlformats.org/drawingml/2006/picture">
                      <pic:pic>
                        <pic:nvPicPr>
                          <pic:cNvPr descr="Delete" id="0" name="image2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</w:tr>
    </w:tbl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38. Show the salary of all the employees , rounding it to the nearest Rs. 1000/-.</w:t>
      </w:r>
    </w:p>
    <w:p w:rsidR="00000000" w:rsidDel="00000000" w:rsidP="00000000" w:rsidRDefault="00000000" w:rsidRPr="00000000" w14:paraId="00000A7F">
      <w:pPr>
        <w:shd w:fill="e5e5e5" w:val="clear"/>
        <w:rPr>
          <w:b w:val="1"/>
          <w:bCs w:val="1"/>
        </w:rPr>
      </w:pPr>
      <w:hyperlink r:id="rId18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0"/>
          <w:szCs w:val="20"/>
          <w:rtl w:val="0"/>
        </w:rPr>
        <w:t xml:space="preserve"> ROUND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0"/>
          <w:szCs w:val="20"/>
          <w:rtl w:val="0"/>
        </w:rPr>
        <w:t xml:space="preserve">salary,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16644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0"/>
          <w:szCs w:val="20"/>
          <w:rtl w:val="0"/>
        </w:rPr>
        <w:t xml:space="preserve"> RoundSalary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44444"/>
          <w:sz w:val="20"/>
          <w:szCs w:val="20"/>
          <w:rtl w:val="0"/>
        </w:rPr>
        <w:t xml:space="preserve"> tbl_employee;</w:t>
      </w:r>
      <w:r w:rsidDel="00000000" w:rsidR="00000000" w:rsidRPr="00000000">
        <w:rPr>
          <w:rtl w:val="0"/>
        </w:rPr>
      </w:r>
    </w:p>
    <w:tbl>
      <w:tblPr>
        <w:tblStyle w:val="Table38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20"/>
        <w:tblGridChange w:id="0">
          <w:tblGrid>
            <w:gridCol w:w="3465"/>
            <w:gridCol w:w="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8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RoundSalary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jc w:val="right"/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39. Display the names, jobs and salaries of employees, sorting on job and salary.</w:t>
      </w:r>
    </w:p>
    <w:p w:rsidR="00000000" w:rsidDel="00000000" w:rsidP="00000000" w:rsidRDefault="00000000" w:rsidRPr="00000000" w14:paraId="00000A91">
      <w:pPr>
        <w:rPr/>
      </w:pPr>
      <w:hyperlink r:id="rId182">
        <w:r w:rsidDel="00000000" w:rsidR="00000000" w:rsidRPr="00000000">
          <w:rPr>
            <w:rFonts w:ascii="Courier New" w:cs="Courier New" w:eastAsia="Courier New" w:hAnsi="Courier New"/>
            <w:color w:val="235a81"/>
            <w:sz w:val="20"/>
            <w:szCs w:val="20"/>
            <w:u w:val="single"/>
            <w:shd w:fill="e5e5e5" w:val="clear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name , job , salary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tbl_employee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job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0"/>
          <w:szCs w:val="20"/>
          <w:shd w:fill="e5e5e5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444444"/>
          <w:sz w:val="20"/>
          <w:szCs w:val="20"/>
          <w:shd w:fill="e5e5e5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810"/>
        <w:gridCol w:w="1350"/>
        <w:gridCol w:w="1035"/>
        <w:gridCol w:w="870"/>
        <w:gridCol w:w="1245"/>
        <w:gridCol w:w="825"/>
        <w:tblGridChange w:id="0">
          <w:tblGrid>
            <w:gridCol w:w="555"/>
            <w:gridCol w:w="810"/>
            <w:gridCol w:w="1350"/>
            <w:gridCol w:w="1035"/>
            <w:gridCol w:w="870"/>
            <w:gridCol w:w="1245"/>
            <w:gridCol w:w="8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ind w:right="160"/>
              <w:rPr>
                <w:b w:val="1"/>
                <w:bCs w:val="1"/>
                <w:color w:val="235a81"/>
                <w:sz w:val="20"/>
                <w:szCs w:val="20"/>
                <w:u w:val="single"/>
              </w:rPr>
            </w:pPr>
            <w:hyperlink r:id="rId183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u w:val="single"/>
                  <w:rtl w:val="0"/>
                </w:rPr>
                <w:t xml:space="preserve">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8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ind w:right="160"/>
              <w:rPr>
                <w:b w:val="1"/>
                <w:bCs w:val="1"/>
                <w:color w:val="235a81"/>
                <w:sz w:val="18"/>
                <w:szCs w:val="18"/>
              </w:rPr>
            </w:pPr>
            <w:hyperlink r:id="rId18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 </w:t>
              </w:r>
            </w:hyperlink>
            <w:hyperlink r:id="rId18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scending" id="313" name="image313.png"/>
                    <a:graphic>
                      <a:graphicData uri="http://schemas.openxmlformats.org/drawingml/2006/picture">
                        <pic:pic>
                          <pic:nvPicPr>
                            <pic:cNvPr descr="Descending" id="0" name="image313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18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 </w:t>
              </w:r>
            </w:hyperlink>
            <w:hyperlink r:id="rId188">
              <w:r w:rsidDel="00000000" w:rsidR="00000000" w:rsidRPr="00000000">
                <w:rPr>
                  <w:b w:val="1"/>
                  <w:bCs w:val="1"/>
                  <w:color w:val="235a81"/>
                  <w:sz w:val="18"/>
                  <w:szCs w:val="18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19" name="image119.png"/>
                  <a:graphic>
                    <a:graphicData uri="http://schemas.openxmlformats.org/drawingml/2006/picture">
                      <pic:pic>
                        <pic:nvPicPr>
                          <pic:cNvPr descr="Edit" id="0" name="image1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10" name="image510.png"/>
                  <a:graphic>
                    <a:graphicData uri="http://schemas.openxmlformats.org/drawingml/2006/picture">
                      <pic:pic>
                        <pic:nvPicPr>
                          <pic:cNvPr descr="Copy" id="0" name="image5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08" name="image308.png"/>
                  <a:graphic>
                    <a:graphicData uri="http://schemas.openxmlformats.org/drawingml/2006/picture">
                      <pic:pic>
                        <pic:nvPicPr>
                          <pic:cNvPr descr="Delete" id="0" name="image30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2" name="image42.png"/>
                  <a:graphic>
                    <a:graphicData uri="http://schemas.openxmlformats.org/drawingml/2006/picture">
                      <pic:pic>
                        <pic:nvPicPr>
                          <pic:cNvPr descr="Edit" id="0" name="image4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09" name="image309.png"/>
                  <a:graphic>
                    <a:graphicData uri="http://schemas.openxmlformats.org/drawingml/2006/picture">
                      <pic:pic>
                        <pic:nvPicPr>
                          <pic:cNvPr descr="Copy" id="0" name="image30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79" name="image379.png"/>
                  <a:graphic>
                    <a:graphicData uri="http://schemas.openxmlformats.org/drawingml/2006/picture">
                      <pic:pic>
                        <pic:nvPicPr>
                          <pic:cNvPr descr="Delete" id="0" name="image37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3000.00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23" name="image223.png"/>
                  <a:graphic>
                    <a:graphicData uri="http://schemas.openxmlformats.org/drawingml/2006/picture">
                      <pic:pic>
                        <pic:nvPicPr>
                          <pic:cNvPr descr="Edit" id="0" name="image22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60" name="image560.png"/>
                  <a:graphic>
                    <a:graphicData uri="http://schemas.openxmlformats.org/drawingml/2006/picture">
                      <pic:pic>
                        <pic:nvPicPr>
                          <pic:cNvPr descr="Copy" id="0" name="image56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40" name="image40.png"/>
                  <a:graphic>
                    <a:graphicData uri="http://schemas.openxmlformats.org/drawingml/2006/picture">
                      <pic:pic>
                        <pic:nvPicPr>
                          <pic:cNvPr descr="Delete" id="0" name="image4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2975.00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8" name="image18.png"/>
                  <a:graphic>
                    <a:graphicData uri="http://schemas.openxmlformats.org/drawingml/2006/picture">
                      <pic:pic>
                        <pic:nvPicPr>
                          <pic:cNvPr descr="Edit"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61" name="image561.png"/>
                  <a:graphic>
                    <a:graphicData uri="http://schemas.openxmlformats.org/drawingml/2006/picture">
                      <pic:pic>
                        <pic:nvPicPr>
                          <pic:cNvPr descr="Copy" id="0" name="image56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44" name="image544.png"/>
                  <a:graphic>
                    <a:graphicData uri="http://schemas.openxmlformats.org/drawingml/2006/picture">
                      <pic:pic>
                        <pic:nvPicPr>
                          <pic:cNvPr descr="Delete" id="0" name="image54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93" name="image93.png"/>
                  <a:graphic>
                    <a:graphicData uri="http://schemas.openxmlformats.org/drawingml/2006/picture">
                      <pic:pic>
                        <pic:nvPicPr>
                          <pic:cNvPr descr="Edit" id="0" name="image9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9" name="image19.png"/>
                  <a:graphic>
                    <a:graphicData uri="http://schemas.openxmlformats.org/drawingml/2006/picture">
                      <pic:pic>
                        <pic:nvPicPr>
                          <pic:cNvPr descr="Copy"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59" name="image359.png"/>
                  <a:graphic>
                    <a:graphicData uri="http://schemas.openxmlformats.org/drawingml/2006/picture">
                      <pic:pic>
                        <pic:nvPicPr>
                          <pic:cNvPr descr="Delete" id="0" name="image3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1100.0</w:t>
            </w:r>
          </w:p>
        </w:tc>
      </w:tr>
    </w:tbl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40. Display the names, jobs and salaries of employees, sorting on descending order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of job and within job sorted on salary.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810"/>
        <w:gridCol w:w="930"/>
        <w:gridCol w:w="1035"/>
        <w:gridCol w:w="945"/>
        <w:gridCol w:w="1245"/>
        <w:gridCol w:w="1350"/>
        <w:gridCol w:w="120"/>
        <w:gridCol w:w="699.6666666666666"/>
        <w:gridCol w:w="699.6666666666666"/>
        <w:gridCol w:w="699.6666666666666"/>
        <w:tblGridChange w:id="0">
          <w:tblGrid>
            <w:gridCol w:w="495"/>
            <w:gridCol w:w="810"/>
            <w:gridCol w:w="930"/>
            <w:gridCol w:w="1035"/>
            <w:gridCol w:w="945"/>
            <w:gridCol w:w="1245"/>
            <w:gridCol w:w="1350"/>
            <w:gridCol w:w="120"/>
            <w:gridCol w:w="699.6666666666666"/>
            <w:gridCol w:w="699.6666666666666"/>
            <w:gridCol w:w="699.666666666666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Full texts" id="543" name="image543.png"/>
                  <a:graphic>
                    <a:graphicData uri="http://schemas.openxmlformats.org/drawingml/2006/picture">
                      <pic:pic>
                        <pic:nvPicPr>
                          <pic:cNvPr descr="Full texts" id="0" name="image54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189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ind w:right="160"/>
              <w:rPr>
                <w:b w:val="1"/>
                <w:bCs w:val="1"/>
                <w:color w:val="235a81"/>
                <w:sz w:val="18"/>
                <w:szCs w:val="18"/>
              </w:rPr>
            </w:pPr>
            <w:hyperlink r:id="rId19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job </w:t>
              </w:r>
            </w:hyperlink>
            <w:hyperlink r:id="rId19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Descending" id="295" name="image295.png"/>
                    <a:graphic>
                      <a:graphicData uri="http://schemas.openxmlformats.org/drawingml/2006/picture">
                        <pic:pic>
                          <pic:nvPicPr>
                            <pic:cNvPr descr="Descending" id="0" name="image295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19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 </w:t>
              </w:r>
            </w:hyperlink>
            <w:hyperlink r:id="rId193">
              <w:r w:rsidDel="00000000" w:rsidR="00000000" w:rsidRPr="00000000">
                <w:rPr>
                  <w:b w:val="1"/>
                  <w:bCs w:val="1"/>
                  <w:color w:val="235a81"/>
                  <w:sz w:val="18"/>
                  <w:szCs w:val="18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ind w:right="160"/>
              <w:rPr>
                <w:b w:val="1"/>
                <w:bCs w:val="1"/>
                <w:color w:val="235a81"/>
                <w:sz w:val="18"/>
                <w:szCs w:val="18"/>
              </w:rPr>
            </w:pPr>
            <w:hyperlink r:id="rId19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 </w:t>
              </w:r>
            </w:hyperlink>
            <w:hyperlink r:id="rId19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Ascending" id="201" name="image201.png"/>
                    <a:graphic>
                      <a:graphicData uri="http://schemas.openxmlformats.org/drawingml/2006/picture">
                        <pic:pic>
                          <pic:nvPicPr>
                            <pic:cNvPr descr="Ascending" id="0" name="image201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19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 </w:t>
              </w:r>
            </w:hyperlink>
            <w:hyperlink r:id="rId197">
              <w:r w:rsidDel="00000000" w:rsidR="00000000" w:rsidRPr="00000000">
                <w:rPr>
                  <w:b w:val="1"/>
                  <w:bCs w:val="1"/>
                  <w:color w:val="235a81"/>
                  <w:sz w:val="18"/>
                  <w:szCs w:val="18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09" name="image509.png"/>
                  <a:graphic>
                    <a:graphicData uri="http://schemas.openxmlformats.org/drawingml/2006/picture">
                      <pic:pic>
                        <pic:nvPicPr>
                          <pic:cNvPr descr="Edit" id="0" name="image50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71" name="image271.png"/>
                  <a:graphic>
                    <a:graphicData uri="http://schemas.openxmlformats.org/drawingml/2006/picture">
                      <pic:pic>
                        <pic:nvPicPr>
                          <pic:cNvPr descr="Copy" id="0" name="image2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58" name="image558.png"/>
                  <a:graphic>
                    <a:graphicData uri="http://schemas.openxmlformats.org/drawingml/2006/picture">
                      <pic:pic>
                        <pic:nvPicPr>
                          <pic:cNvPr descr="Delete" id="0" name="image5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84" name="image384.png"/>
                  <a:graphic>
                    <a:graphicData uri="http://schemas.openxmlformats.org/drawingml/2006/picture">
                      <pic:pic>
                        <pic:nvPicPr>
                          <pic:cNvPr descr="Edit" id="0" name="image38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532" name="image532.png"/>
                  <a:graphic>
                    <a:graphicData uri="http://schemas.openxmlformats.org/drawingml/2006/picture">
                      <pic:pic>
                        <pic:nvPicPr>
                          <pic:cNvPr descr="Copy" id="0" name="image5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91" name="image391.png"/>
                  <a:graphic>
                    <a:graphicData uri="http://schemas.openxmlformats.org/drawingml/2006/picture">
                      <pic:pic>
                        <pic:nvPicPr>
                          <pic:cNvPr descr="Delete" id="0" name="image39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ALLEN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97" name="image497.png"/>
                  <a:graphic>
                    <a:graphicData uri="http://schemas.openxmlformats.org/drawingml/2006/picture">
                      <pic:pic>
                        <pic:nvPicPr>
                          <pic:cNvPr descr="Edit" id="0" name="image49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89" name="image189.png"/>
                  <a:graphic>
                    <a:graphicData uri="http://schemas.openxmlformats.org/drawingml/2006/picture">
                      <pic:pic>
                        <pic:nvPicPr>
                          <pic:cNvPr descr="Copy" id="0" name="image18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01" name="image101.png"/>
                  <a:graphic>
                    <a:graphicData uri="http://schemas.openxmlformats.org/drawingml/2006/picture">
                      <pic:pic>
                        <pic:nvPicPr>
                          <pic:cNvPr descr="Delete" id="0" name="image10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ARVIND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37" name="image237.png"/>
                  <a:graphic>
                    <a:graphicData uri="http://schemas.openxmlformats.org/drawingml/2006/picture">
                      <pic:pic>
                        <pic:nvPicPr>
                          <pic:cNvPr descr="Edit" id="0" name="image2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17" name="image217.png"/>
                  <a:graphic>
                    <a:graphicData uri="http://schemas.openxmlformats.org/drawingml/2006/picture">
                      <pic:pic>
                        <pic:nvPicPr>
                          <pic:cNvPr descr="Copy" id="0" name="image2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0" name="image170.png"/>
                  <a:graphic>
                    <a:graphicData uri="http://schemas.openxmlformats.org/drawingml/2006/picture">
                      <pic:pic>
                        <pic:nvPicPr>
                          <pic:cNvPr descr="Delete" id="0" name="image17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TURNER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288" name="image288.png"/>
                  <a:graphic>
                    <a:graphicData uri="http://schemas.openxmlformats.org/drawingml/2006/picture">
                      <pic:pic>
                        <pic:nvPicPr>
                          <pic:cNvPr descr="Edit" id="0" name="image28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36" name="image436.png"/>
                  <a:graphic>
                    <a:graphicData uri="http://schemas.openxmlformats.org/drawingml/2006/picture">
                      <pic:pic>
                        <pic:nvPicPr>
                          <pic:cNvPr descr="Copy" id="0" name="image4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529" name="image529.png"/>
                  <a:graphic>
                    <a:graphicData uri="http://schemas.openxmlformats.org/drawingml/2006/picture">
                      <pic:pic>
                        <pic:nvPicPr>
                          <pic:cNvPr descr="Delete" id="0" name="image52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1550.00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13" name="image413.png"/>
                  <a:graphic>
                    <a:graphicData uri="http://schemas.openxmlformats.org/drawingml/2006/picture">
                      <pic:pic>
                        <pic:nvPicPr>
                          <pic:cNvPr descr="Edit" id="0" name="image4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32" name="image332.png"/>
                  <a:graphic>
                    <a:graphicData uri="http://schemas.openxmlformats.org/drawingml/2006/picture">
                      <pic:pic>
                        <pic:nvPicPr>
                          <pic:cNvPr descr="Copy" id="0" name="image3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86" name="image86.png"/>
                  <a:graphic>
                    <a:graphicData uri="http://schemas.openxmlformats.org/drawingml/2006/picture">
                      <pic:pic>
                        <pic:nvPicPr>
                          <pic:cNvPr descr="Delete" id="0" name="image8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48" name="image548.png"/>
                  <a:graphic>
                    <a:graphicData uri="http://schemas.openxmlformats.org/drawingml/2006/picture">
                      <pic:pic>
                        <pic:nvPicPr>
                          <pic:cNvPr descr="Edit" id="0" name="image54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32" name="image32.png"/>
                  <a:graphic>
                    <a:graphicData uri="http://schemas.openxmlformats.org/drawingml/2006/picture">
                      <pic:pic>
                        <pic:nvPicPr>
                          <pic:cNvPr descr="Copy" id="0" name="image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9" name="image9.png"/>
                  <a:graphic>
                    <a:graphicData uri="http://schemas.openxmlformats.org/drawingml/2006/picture">
                      <pic:pic>
                        <pic:nvPicPr>
                          <pic:cNvPr descr="Delete"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SUNIL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1650.00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7" name="image457.png"/>
                  <a:graphic>
                    <a:graphicData uri="http://schemas.openxmlformats.org/drawingml/2006/picture">
                      <pic:pic>
                        <pic:nvPicPr>
                          <pic:cNvPr descr="Edit" id="0" name="image45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73" name="image73.png"/>
                  <a:graphic>
                    <a:graphicData uri="http://schemas.openxmlformats.org/drawingml/2006/picture">
                      <pic:pic>
                        <pic:nvPicPr>
                          <pic:cNvPr descr="Copy" id="0" name="image7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20" name="image20.png"/>
                  <a:graphic>
                    <a:graphicData uri="http://schemas.openxmlformats.org/drawingml/2006/picture">
                      <pic:pic>
                        <pic:nvPicPr>
                          <pic:cNvPr descr="Delete"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MOHAN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370" name="image370.png"/>
                  <a:graphic>
                    <a:graphicData uri="http://schemas.openxmlformats.org/drawingml/2006/picture">
                      <pic:pic>
                        <pic:nvPicPr>
                          <pic:cNvPr descr="Edit" id="0" name="image37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254" name="image254.png"/>
                  <a:graphic>
                    <a:graphicData uri="http://schemas.openxmlformats.org/drawingml/2006/picture">
                      <pic:pic>
                        <pic:nvPicPr>
                          <pic:cNvPr descr="Copy" id="0" name="image25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74" name="image174.png"/>
                  <a:graphic>
                    <a:graphicData uri="http://schemas.openxmlformats.org/drawingml/2006/picture">
                      <pic:pic>
                        <pic:nvPicPr>
                          <pic:cNvPr descr="Delete" id="0" name="image17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DEEPAK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1750.00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45" name="image45.png"/>
                  <a:graphic>
                    <a:graphicData uri="http://schemas.openxmlformats.org/drawingml/2006/picture">
                      <pic:pic>
                        <pic:nvPicPr>
                          <pic:cNvPr descr="Edit" id="0" name="image4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469" name="image469.png"/>
                  <a:graphic>
                    <a:graphicData uri="http://schemas.openxmlformats.org/drawingml/2006/picture">
                      <pic:pic>
                        <pic:nvPicPr>
                          <pic:cNvPr descr="Copy" id="0" name="image4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95" name="image195.png"/>
                  <a:graphic>
                    <a:graphicData uri="http://schemas.openxmlformats.org/drawingml/2006/picture">
                      <pic:pic>
                        <pic:nvPicPr>
                          <pic:cNvPr descr="Delete" id="0" name="image19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559" name="image559.png"/>
                  <a:graphic>
                    <a:graphicData uri="http://schemas.openxmlformats.org/drawingml/2006/picture">
                      <pic:pic>
                        <pic:nvPicPr>
                          <pic:cNvPr descr="Edit" id="0" name="image55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88" name="image188.png"/>
                  <a:graphic>
                    <a:graphicData uri="http://schemas.openxmlformats.org/drawingml/2006/picture">
                      <pic:pic>
                        <pic:nvPicPr>
                          <pic:cNvPr descr="Copy" id="0" name="image18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319" name="image319.png"/>
                  <a:graphic>
                    <a:graphicData uri="http://schemas.openxmlformats.org/drawingml/2006/picture">
                      <pic:pic>
                        <pic:nvPicPr>
                          <pic:cNvPr descr="Delete" id="0" name="image3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AJAY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1850.00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Edit" id="171" name="image171.png"/>
                  <a:graphic>
                    <a:graphicData uri="http://schemas.openxmlformats.org/drawingml/2006/picture">
                      <pic:pic>
                        <pic:nvPicPr>
                          <pic:cNvPr descr="Edit" id="0" name="image17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Edit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Copy" id="158" name="image158.png"/>
                  <a:graphic>
                    <a:graphicData uri="http://schemas.openxmlformats.org/drawingml/2006/picture">
                      <pic:pic>
                        <pic:nvPicPr>
                          <pic:cNvPr descr="Copy" id="0" name="image15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Copy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jc w:val="center"/>
              <w:rPr>
                <w:color w:val="235a81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</w:rPr>
              <w:drawing>
                <wp:inline distB="114300" distT="114300" distL="114300" distR="114300">
                  <wp:extent cx="152400" cy="152400"/>
                  <wp:effectExtent b="0" l="0" r="0" t="0"/>
                  <wp:docPr descr="Delete" id="121" name="image121.png"/>
                  <a:graphic>
                    <a:graphicData uri="http://schemas.openxmlformats.org/drawingml/2006/picture">
                      <pic:pic>
                        <pic:nvPicPr>
                          <pic:cNvPr descr="Delete" id="0" name="image1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fldChar w:fldCharType="begin"/>
              <w:instrText xml:space="preserve"> HYPERLINK "http://localhost/phpmyadmin/index.php" </w:instrText>
              <w:fldChar w:fldCharType="separate"/>
            </w:r>
            <w:r w:rsidDel="00000000" w:rsidR="00000000" w:rsidRPr="00000000">
              <w:rPr>
                <w:color w:val="235a81"/>
                <w:sz w:val="20"/>
                <w:szCs w:val="20"/>
                <w:rtl w:val="0"/>
              </w:rPr>
              <w:t xml:space="preserve"> Delete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41. List the employee names, department names and salary for those employees who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have completed 1 year of service.</w:t>
      </w:r>
    </w:p>
    <w:p w:rsidR="00000000" w:rsidDel="00000000" w:rsidP="00000000" w:rsidRDefault="00000000" w:rsidRPr="00000000" w14:paraId="00000B8B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hyperlink r:id="rId19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employee_name,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department_name,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.hire_date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DATE_SUB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CURDATE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, </w:t>
      </w:r>
      <w:hyperlink r:id="rId19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INTERVAL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B8C">
      <w:pPr>
        <w:shd w:fill="e5e5e5" w:val="clear"/>
        <w:rPr>
          <w:rFonts w:ascii="Roboto Mono" w:cs="Roboto Mono" w:eastAsia="Roboto Mono" w:hAnsi="Roboto Mon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3.4922872880647"/>
        <w:gridCol w:w="1807.8415160168715"/>
        <w:gridCol w:w="5464.611855232815"/>
        <w:gridCol w:w="109.56615248587099"/>
        <w:tblGridChange w:id="0">
          <w:tblGrid>
            <w:gridCol w:w="1643.4922872880647"/>
            <w:gridCol w:w="1807.8415160168715"/>
            <w:gridCol w:w="5464.611855232815"/>
            <w:gridCol w:w="109.5661524858709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00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employee_name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01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department_name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02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salary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2450.00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5000.00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NIRMAL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1050.00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ANITA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RITU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1400.00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PANKAJ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jc w:val="right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1300.00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42. List the employee names, department names and hiredate for those employees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who have joined in 2003 . Sort your output in the order of joining date.</w:t>
      </w:r>
    </w:p>
    <w:p w:rsidR="00000000" w:rsidDel="00000000" w:rsidP="00000000" w:rsidRDefault="00000000" w:rsidRPr="00000000" w14:paraId="00000BC3">
      <w:pPr>
        <w:shd w:fill="e5e5e5" w:val="clear"/>
        <w:rPr/>
      </w:pPr>
      <w:hyperlink r:id="rId20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rtl w:val="0"/>
          </w:rPr>
          <w:t xml:space="preserve">SELECT</w:t>
        </w:r>
      </w:hyperlink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employee_name,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.dept_name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department_name,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.hire_date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tbl_employee e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tbl_department d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.deptno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55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0055aa"/>
          <w:sz w:val="20"/>
          <w:szCs w:val="20"/>
          <w:rtl w:val="0"/>
        </w:rPr>
        <w:t xml:space="preserve">.hire_date</w:t>
      </w:r>
      <w:r w:rsidDel="00000000" w:rsidR="00000000" w:rsidRPr="00000000">
        <w:rPr>
          <w:rFonts w:ascii="Roboto Mono" w:cs="Roboto Mono" w:eastAsia="Roboto Mono" w:hAnsi="Roboto Mono"/>
          <w:color w:val="99997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f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16644"/>
          <w:sz w:val="20"/>
          <w:szCs w:val="20"/>
          <w:rtl w:val="0"/>
        </w:rPr>
        <w:t xml:space="preserve">2003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770088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444444"/>
          <w:sz w:val="20"/>
          <w:szCs w:val="20"/>
          <w:rtl w:val="0"/>
        </w:rPr>
        <w:t xml:space="preserve"> hire_date;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085"/>
        <w:gridCol w:w="1950"/>
        <w:gridCol w:w="120"/>
        <w:tblGridChange w:id="0">
          <w:tblGrid>
            <w:gridCol w:w="1800"/>
            <w:gridCol w:w="2085"/>
            <w:gridCol w:w="1950"/>
            <w:gridCol w:w="1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04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employee_name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ind w:right="160"/>
              <w:rPr>
                <w:b w:val="1"/>
                <w:bCs w:val="1"/>
                <w:color w:val="235a81"/>
                <w:sz w:val="20"/>
                <w:szCs w:val="20"/>
              </w:rPr>
            </w:pPr>
            <w:hyperlink r:id="rId205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department_name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ind w:right="160"/>
              <w:rPr>
                <w:b w:val="1"/>
                <w:bCs w:val="1"/>
                <w:color w:val="235a81"/>
                <w:sz w:val="18"/>
                <w:szCs w:val="18"/>
              </w:rPr>
            </w:pPr>
            <w:hyperlink r:id="rId206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hire_date </w:t>
              </w:r>
            </w:hyperlink>
            <w:hyperlink r:id="rId207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</w:rPr>
                <w:drawing>
                  <wp:inline distB="114300" distT="114300" distL="114300" distR="114300">
                    <wp:extent cx="152400" cy="152400"/>
                    <wp:effectExtent b="0" l="0" r="0" t="0"/>
                    <wp:docPr descr="Ascending" id="325" name="image325.png"/>
                    <a:graphic>
                      <a:graphicData uri="http://schemas.openxmlformats.org/drawingml/2006/picture">
                        <pic:pic>
                          <pic:nvPicPr>
                            <pic:cNvPr descr="Ascending" id="0" name="image325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208">
              <w:r w:rsidDel="00000000" w:rsidR="00000000" w:rsidRPr="00000000">
                <w:rPr>
                  <w:b w:val="1"/>
                  <w:bCs w:val="1"/>
                  <w:color w:val="235a81"/>
                  <w:sz w:val="20"/>
                  <w:szCs w:val="20"/>
                  <w:rtl w:val="0"/>
                </w:rPr>
                <w:t xml:space="preserve"> </w:t>
              </w:r>
            </w:hyperlink>
            <w:hyperlink r:id="rId209">
              <w:r w:rsidDel="00000000" w:rsidR="00000000" w:rsidRPr="00000000">
                <w:rPr>
                  <w:b w:val="1"/>
                  <w:bCs w:val="1"/>
                  <w:color w:val="235a81"/>
                  <w:sz w:val="18"/>
                  <w:szCs w:val="18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SANDESH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First Bank Corporation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10:15:00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13:30:00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14:00:00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SACHIN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15:30:00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DINESH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2003-02-28 16:00:0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20+AND%0D%0Ae.salary+%3E+2000++%0AORDER+BY+%60e%60.%60salary%60+ASC&amp;sql_signature=9aa2130da1f9fc684b6ebc233a2572da86abccf8a507981169ce6c6087475d88&amp;session_max_rows=25&amp;is_browse_distinct=0" TargetMode="External"/><Relationship Id="rId190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job%60+ASC&amp;sql_signature=37be8381374a0638d83f50e0319bd0735cfb153d9f299165311aa12319b0301e&amp;session_max_rows=25&amp;is_browse_distinct=0" TargetMode="External"/><Relationship Id="rId42" Type="http://schemas.openxmlformats.org/officeDocument/2006/relationships/hyperlink" Target="http://localhost/phpmyadmin/url.php?url=https://dev.mysql.com/doc/refman/8.0/en/select.html" TargetMode="External"/><Relationship Id="rId41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20+AND%0D%0Ae.salary+%3E+2000++%0AORDER+BY+%60d%60.%60deptno%60+ASC&amp;sql_signature=99ed13fc926ff5093a0ee86c7b28970cbde76c75e198ca17980e08338969ad30&amp;session_max_rows=25&amp;is_browse_distinct=0" TargetMode="External"/><Relationship Id="rId44" Type="http://schemas.openxmlformats.org/officeDocument/2006/relationships/hyperlink" Target="http://localhost/phpmyadmin/url.php?url=https://dev.mysql.com/doc/refman/8.0/en/logical-operators.html%23operator_and" TargetMode="External"/><Relationship Id="rId194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salary%60+DESC&amp;sql_signature=22390f2d93a99bf11f5c61145f8389b97b4888fd6bc2796ef8ac7c7a60270951&amp;session_max_rows=25&amp;is_browse_distinct=0" TargetMode="External"/><Relationship Id="rId43" Type="http://schemas.openxmlformats.org/officeDocument/2006/relationships/hyperlink" Target="http://localhost/phpmyadmin/url.php?url=https://dev.mysql.com/doc/refman/8.0/en/logical-operators.html%23operator_and" TargetMode="External"/><Relationship Id="rId193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job%60+ASC&amp;sql_signature=37be8381374a0638d83f50e0319bd0735cfb153d9f299165311aa12319b0301e&amp;session_max_rows=25&amp;is_browse_distinct=0" TargetMode="External"/><Relationship Id="rId46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30+AND+e.salary+%3E+1500+AND+e.job+%3D+%27SALESMAN%27++%0AORDER+BY+%60e%60.%60job%60+ASC&amp;sql_signature=cc8f354eca74351f6a27b6b14ae5999771933e8b7fd12f7492a2e731200b6098&amp;session_max_rows=25&amp;is_browse_distinct=0" TargetMode="External"/><Relationship Id="rId192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job%60+ASC&amp;sql_signature=37be8381374a0638d83f50e0319bd0735cfb153d9f299165311aa12319b0301e&amp;session_max_rows=25&amp;is_browse_distinct=0" TargetMode="External"/><Relationship Id="rId45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30+AND+e.salary+%3E+1500+AND+e.job+%3D+%27SALESMAN%27++%0AORDER+BY+%60e%60.%60name%60+ASC&amp;sql_signature=d55415b0cc7e30ca3e4ca50e0dfcb332ba7d3df3209789b2050b0b5a19144c20&amp;session_max_rows=25&amp;is_browse_distinct=0" TargetMode="External"/><Relationship Id="rId191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job%60+ASC&amp;sql_signature=37be8381374a0638d83f50e0319bd0735cfb153d9f299165311aa12319b0301e&amp;session_max_rows=25&amp;is_browse_distinct=0" TargetMode="External"/><Relationship Id="rId48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30+AND+e.salary+%3E+1500+AND+e.job+%3D+%27SALESMAN%27++%0AORDER+BY+%60d%60.%60deptno%60+ASC&amp;sql_signature=61fc5c9a741b73fc33091979d6e69ca4cd2abc5e77ba8066d7a96c05b2ecac13&amp;session_max_rows=25&amp;is_browse_distinct=0" TargetMode="External"/><Relationship Id="rId187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salary%60+ASC&amp;sql_signature=b7811817937acdc4ee160cc6049e68699115e87717e740831c7e1b3bbdce1872&amp;session_max_rows=25&amp;is_browse_distinct=0" TargetMode="External"/><Relationship Id="rId47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30+AND+e.salary+%3E+1500+AND+e.job+%3D+%27SALESMAN%27++%0AORDER+BY+%60e%60.%60salary%60+ASC&amp;sql_signature=7e7f350188553a34abe05810664692fbc63f25604b90067ea6069966104d341e&amp;session_max_rows=25&amp;is_browse_distinct=0" TargetMode="External"/><Relationship Id="rId186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salary%60+ASC&amp;sql_signature=b7811817937acdc4ee160cc6049e68699115e87717e740831c7e1b3bbdce1872&amp;session_max_rows=25&amp;is_browse_distinct=0" TargetMode="External"/><Relationship Id="rId185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salary%60+ASC&amp;sql_signature=b7811817937acdc4ee160cc6049e68699115e87717e740831c7e1b3bbdce1872&amp;session_max_rows=25&amp;is_browse_distinct=0" TargetMode="External"/><Relationship Id="rId49" Type="http://schemas.openxmlformats.org/officeDocument/2006/relationships/hyperlink" Target="http://localhost/phpmyadmin/url.php?url=https://dev.mysql.com/doc/refman/8.0/en/select.html" TargetMode="External"/><Relationship Id="rId184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job%60+ASC&amp;sql_signature=5c0518648c39ed08d2a3702820b15c03651de7746e26219f6b5309a2d37d427e&amp;session_max_rows=25&amp;is_browse_distinct=0" TargetMode="External"/><Relationship Id="rId189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name%60+ASC&amp;sql_signature=f6b2731f490e730999ce49eda5f6fc5ce32704cba084b5676f09cecfb4d04908&amp;session_max_rows=25&amp;is_browse_distinct=0" TargetMode="External"/><Relationship Id="rId188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salary%60+ASC&amp;sql_signature=b7811817937acdc4ee160cc6049e68699115e87717e740831c7e1b3bbdce1872&amp;session_max_rows=25&amp;is_browse_distinct=0" TargetMode="External"/><Relationship Id="rId31" Type="http://schemas.openxmlformats.org/officeDocument/2006/relationships/hyperlink" Target="http://localhost/phpmyadmin/index.php?route=/sql&amp;db=taskdb&amp;table=tbl_employee&amp;sql_query=SELECT+e.commision+%2Ce.salary+%2C+e.name+++FROM+tbl_employee+e+%0D%0AWHERE+e.commision+%3E+e.salary++%0AORDER+BY+%60e%60.%60name%60+ASC&amp;sql_signature=364c79a3920b9ecaa4ef0a04d9c701e6e25dee31127e3b9398beb535b9e6920d&amp;session_max_rows=25&amp;is_browse_distinct=0" TargetMode="External"/><Relationship Id="rId30" Type="http://schemas.openxmlformats.org/officeDocument/2006/relationships/hyperlink" Target="http://localhost/phpmyadmin/index.php?route=/sql&amp;db=taskdb&amp;table=tbl_employee&amp;sql_query=SELECT+e.commision+%2Ce.salary+%2C+e.name+++FROM+tbl_employee+e+%0D%0AWHERE+e.commision+%3E+e.salary++%0AORDER+BY+%60e%60.%60salary%60+ASC&amp;sql_signature=fc858f1c6bde1456cbdc05504561fc5c38e89fd73f8634582b9810aa71d8d98b&amp;session_max_rows=25&amp;is_browse_distinct=0" TargetMode="External"/><Relationship Id="rId33" Type="http://schemas.openxmlformats.org/officeDocument/2006/relationships/hyperlink" Target="http://localhost/phpmyadmin/index.php?route=/sql&amp;db=taskdb&amp;table=tbl_employee&amp;sql_query=SELECT+%28e.salary+%2A+0.60+%29+%2Ce.commision+%2C+e.name+FROM+tbl_employee+e+WHERE+%28e.salary+%2A+0.60%29+%3E+e.commision++&amp;sql_signature=06f2a54a04392332080983ffb65c391e3226717ab394368eab813d746247f724&amp;session_max_rows=25&amp;is_browse_distinct=0" TargetMode="External"/><Relationship Id="rId183" Type="http://schemas.openxmlformats.org/officeDocument/2006/relationships/hyperlink" Target="http://localhost/phpmyadmin/index.php?route=/sql&amp;db=taskdb&amp;table=tbl_employee&amp;sql_query=SELECT+name+%2C+job+%2C+salary++FROM+tbl_employee+GROUP+BY+job++%0AORDER+BY+%60tbl_employee%60.%60name%60+ASC&amp;sql_signature=e662ffebd234052fa8d914f9ffc505c1e743d8bd18b4bcc62cf14a5c2035aba0&amp;session_max_rows=25&amp;is_browse_distinct=0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182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hyperlink" Target="http://localhost/phpmyadmin/index.php?route=/sql&amp;db=taskdb&amp;table=tbl_employee&amp;sql_query=SELECT+%28e.salary+%2A+0.60+%29+%2Ce.commision+%2C+e.name+FROM+tbl_employee+e+WHERE+%28e.salary+%2A+0.60%29+%3E+e.commision++%0AORDER+BY+%60e%60.%60name%60+ASC&amp;sql_signature=8bd0312493b2856c0e641cf9462be4001489b6b6d7582eba8e931e6691478498&amp;session_max_rows=25&amp;is_browse_distinct=0" TargetMode="External"/><Relationship Id="rId181" Type="http://schemas.openxmlformats.org/officeDocument/2006/relationships/hyperlink" Target="http://localhost/phpmyadmin/index.php?route=/sql&amp;db=taskdb&amp;table=tbl_employee&amp;sql_query=SELECT+ROUND%28salary%2C+-3%29+AS+RoundSalary+FROM+tbl_employee++%0AORDER+BY+%60RoundSalary%60+ASC&amp;sql_signature=683ca1f84fb1f058ec3b961ed61ee56ebc49a2141d897a0be116b7c8b3e26901&amp;session_max_rows=25&amp;is_browse_distinct=0" TargetMode="External"/><Relationship Id="rId34" Type="http://schemas.openxmlformats.org/officeDocument/2006/relationships/hyperlink" Target="http://localhost/phpmyadmin/index.php?route=/sql&amp;db=taskdb&amp;table=tbl_employee&amp;sql_query=SELECT+%28e.salary+%2A+0.60+%29+%2Ce.commision+%2C+e.name+FROM+tbl_employee+e+WHERE+%28e.salary+%2A+0.60%29+%3E+e.commision++%0AORDER+BY+%60e%60.%60commision%60+ASC&amp;sql_signature=14820a858ecb558871f79eed6805eb47395d3ec6c0a1b19690c9d8568bbdb3a3&amp;session_max_rows=25&amp;is_browse_distinct=0" TargetMode="External"/><Relationship Id="rId180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logical-operators.html%23operator_and" TargetMode="External"/><Relationship Id="rId176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175" Type="http://schemas.openxmlformats.org/officeDocument/2006/relationships/hyperlink" Target="http://localhost/phpmyadmin/index.php?route=/sql&amp;db=taskdb&amp;table=tbl_employee&amp;sql_query=SELECT+name+%2C+REPLACE%28name+%2C+%27A%27+%2C+%27a%27%29%0D%0AFROM+tbl_employee++%0AORDER+BY+%60REPLACE%28name+%2C+%27A%27+%2C+%27a%27%29%60+ASC&amp;sql_signature=42ae5bc7b61bad9d6e98cc004a9292e4558eba8095f7cfb6867430a7e8ae6059&amp;session_max_rows=25&amp;is_browse_distinct=0" TargetMode="External"/><Relationship Id="rId39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20+AND%0D%0Ae.salary+%3E+2000++%0AORDER+BY+%60e%60.%60job%60+ASC&amp;sql_signature=c9ad494589b4c7ac7862475310e025ce433399e8438b328f8085651d5bd156eb&amp;session_max_rows=25&amp;is_browse_distinct=0" TargetMode="External"/><Relationship Id="rId174" Type="http://schemas.openxmlformats.org/officeDocument/2006/relationships/hyperlink" Target="http://localhost/phpmyadmin/index.php?route=/sql&amp;db=taskdb&amp;table=tbl_employee&amp;sql_query=SELECT+name+%2C+REPLACE%28name+%2C+%27A%27+%2C+%27a%27%29%0D%0AFROM+tbl_employee++%0AORDER+BY+%60tbl_employee%60.%60name%60+ASC&amp;sql_signature=1ad74f47a5ce4534dc0ed08243c04f81d579fbc080e0eb243c0c1da71eb4d4f8&amp;session_max_rows=25&amp;is_browse_distinct=0" TargetMode="External"/><Relationship Id="rId38" Type="http://schemas.openxmlformats.org/officeDocument/2006/relationships/hyperlink" Target="http://localhost/phpmyadmin/index.php?route=/sql&amp;db=taskdb&amp;table=tbl_employee&amp;sql_query=SELECT+e.name%2C+e.job+%2Ce.salary%2C+d.deptno+FROM+tbl_employee+e+JOIN+tbl_department+d+ON+d.deptno+%3D+e.deptno+WHERE+e.deptno+%3D+20+AND%0D%0Ae.salary+%3E+2000++%0AORDER+BY+%60e%60.%60name%60+ASC&amp;sql_signature=0e4d2b7d3ddac533d1b0541ce8372978e09d91437ac0df7db2f42b03ff0c748b&amp;session_max_rows=25&amp;is_browse_distinct=0" TargetMode="External"/><Relationship Id="rId173" Type="http://schemas.openxmlformats.org/officeDocument/2006/relationships/hyperlink" Target="http://localhost/phpmyadmin/url.php?url=https://dev.mysql.com/doc/refman/8.0/en/replace.html" TargetMode="External"/><Relationship Id="rId179" Type="http://schemas.openxmlformats.org/officeDocument/2006/relationships/hyperlink" Target="http://localhost/phpmyadmin/index.php?route=/sql&amp;db=taskdb&amp;table=tbl_employee&amp;sql_query=SELECT+name+%2C+job+FROM+tbl_employee+WHERE+name+LIKE+%27%25ar%25%27++%0AORDER+BY+%60tbl_employee%60.%60job%60+ASC&amp;sql_signature=135453a782fb01fc7f5e149744e4f7b87850195d5b392f3a4e92d0facc58465e&amp;session_max_rows=25&amp;is_browse_distinct=0" TargetMode="External"/><Relationship Id="rId178" Type="http://schemas.openxmlformats.org/officeDocument/2006/relationships/hyperlink" Target="http://localhost/phpmyadmin/index.php?route=/sql&amp;db=taskdb&amp;table=tbl_employee&amp;sql_query=SELECT+name+%2C+job+FROM+tbl_employee+WHERE+name+LIKE+%27%25ar%25%27++%0AORDER+BY+%60tbl_employee%60.%60name%60+ASC&amp;sql_signature=87b41eef0e11bce9c3500fe893b69f675b636755932fb76efd50d36e463c2362&amp;session_max_rows=25&amp;is_browse_distinct=0" TargetMode="External"/><Relationship Id="rId177" Type="http://schemas.openxmlformats.org/officeDocument/2006/relationships/hyperlink" Target="http://localhost/phpmyadmin/url.php?url=https://dev.mysql.com/doc/refman/8.0/en/string-comparison-functions.html%23operator_like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index.php?route=/sql&amp;db=taskdb&amp;table=tbl_employee&amp;sql_query=SELECT+e.name+%2C+e.Mobile+%2C+d.dept_name+%2Ce.job+FROM+tbl_employee+e+%0D%0AJOIN+tbl_department+d+ON+d.deptno+%3D+e.deptno%0D%0AWHERE+e.job+%3D+%27CLERK%27++%0AORDER+BY+%60e%60.%60Mobile%60+ASC&amp;sql_signature=9c20c38c964205b86396202c903cfff5e7d424a16739f044a8cce7524ef3b9e4&amp;session_max_rows=25&amp;is_browse_distinct=0" TargetMode="External"/><Relationship Id="rId21" Type="http://schemas.openxmlformats.org/officeDocument/2006/relationships/hyperlink" Target="http://localhost/phpmyadmin/index.php?route=/sql&amp;db=taskdb&amp;table=tbl_employee&amp;sql_query=SELECT+e.name+%2C+e.Mobile+%2C+d.dept_name+%2Ce.job+FROM+tbl_employee+e+%0D%0AJOIN+tbl_department+d+ON+d.deptno+%3D+e.deptno%0D%0AWHERE+e.job+%3D+%27CLERK%27++%0AORDER+BY+%60e%60.%60name%60+ASC&amp;sql_signature=a757b4f80820dc6825e13536fad71a20a4da23d9c18db9104e0f99932326bf27&amp;session_max_rows=25&amp;is_browse_distinct=0" TargetMode="External"/><Relationship Id="rId24" Type="http://schemas.openxmlformats.org/officeDocument/2006/relationships/hyperlink" Target="http://localhost/phpmyadmin/index.php?route=/sql&amp;db=taskdb&amp;table=tbl_employee&amp;sql_query=SELECT+e.name+%2C+e.Mobile+%2C+d.dept_name+%2Ce.job+FROM+tbl_employee+e+%0D%0AJOIN+tbl_department+d+ON+d.deptno+%3D+e.deptno%0D%0AWHERE+e.job+%3D+%27CLERK%27++%0AORDER+BY+%60e%60.%60job%60+ASC&amp;sql_signature=cabf0f3f3a8412bbdc9f6620658109c5b7178918e744c11f3ea14e084a27bf61&amp;session_max_rows=25&amp;is_browse_distinct=0" TargetMode="External"/><Relationship Id="rId23" Type="http://schemas.openxmlformats.org/officeDocument/2006/relationships/hyperlink" Target="http://localhost/phpmyadmin/index.php?route=/sql&amp;db=taskdb&amp;table=tbl_employee&amp;sql_query=SELECT+e.name+%2C+e.Mobile+%2C+d.dept_name+%2Ce.job+FROM+tbl_employee+e+%0D%0AJOIN+tbl_department+d+ON+d.deptno+%3D+e.deptno%0D%0AWHERE+e.job+%3D+%27CLERK%27++%0AORDER+BY+%60d%60.%60dept_name%60+ASC&amp;sql_signature=a9e676b769d17a02b357b7a6088b5980299d5392b60b7358eb703baca2aed66d&amp;session_max_rows=25&amp;is_browse_distinct=0" TargetMode="External"/><Relationship Id="rId26" Type="http://schemas.openxmlformats.org/officeDocument/2006/relationships/hyperlink" Target="http://localhost/phpmyadmin/index.php?route=/sql&amp;db=taskdb&amp;table=tbl_employee&amp;sql_query=SELECT+e.Mobile+%2C+d.deptno++FROM+tbl_employee+e+%0D%0AJOIN+tbl_department+d+ON+d.deptno+%3D+e.deptno%0D%0AWHERE+e.deptno+%3E+20++%0AORDER+BY+%60e%60.%60Mobile%60+ASC&amp;sql_signature=2b388bd3ae5813d98330912542f04515ecdb1548d4dd62c79f82589e30116b69&amp;session_max_rows=25&amp;is_browse_distinct=0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index.php?route=/sql&amp;db=taskdb&amp;table=tbl_employee&amp;sql_query=SELECT+e.Mobile+%2C+d.deptno++FROM+tbl_employee+e+%0D%0AJOIN+tbl_department+d+ON+d.deptno+%3D+e.deptno%0D%0AWHERE+e.deptno+%3E+20++%0AORDER+BY+%60d%60.%60deptno%60+ASC&amp;sql_signature=8f8c0a85ff6e595df7cb6d64bd93584437eeceef6cf633c17d4547ef4f243cca&amp;session_max_rows=25&amp;is_browse_distinct=0" TargetMode="External"/><Relationship Id="rId29" Type="http://schemas.openxmlformats.org/officeDocument/2006/relationships/hyperlink" Target="http://localhost/phpmyadmin/index.php?route=/sql&amp;db=taskdb&amp;table=tbl_employee&amp;sql_query=SELECT+e.commision+%2Ce.salary+%2C+e.name+++FROM+tbl_employee+e+%0D%0AWHERE+e.commision+%3E+e.salary++%0AORDER+BY+%60e%60.%60commision%60+ASC&amp;sql_signature=b86a3a57ed227af774144e252a36cc03a9290b6389c8c6b9f87b18896a445b12&amp;session_max_rows=25&amp;is_browse_distinct=0" TargetMode="External"/><Relationship Id="rId11" Type="http://schemas.openxmlformats.org/officeDocument/2006/relationships/hyperlink" Target="http://localhost/phpmyadmin/index.php?route=/sql&amp;db=taskdb&amp;table=tbl_employee&amp;sql_query=SELECT+e.name+%2C+e.street_address+%2C+e.city_of_residence+%2C+e.salary+%2C+d.dept_name+FROM+tbl_employee+e%0D%0A+join+tbl_department+d+on+d.deptno%3De.deptno+%0D%0A+WHERE+d.dept_name+%3D+%27First+Bank+Corporation%27+AND+e.salary+%3E+1500++%0AORDER+BY+%60e%60.%60salary%60+ASC&amp;sql_signature=cb66309243e26f52c66bbde0c312117e1cef9a264255b17ef12bf1e0942fd72e&amp;session_max_rows=25&amp;is_browse_distinct=0" TargetMode="External"/><Relationship Id="rId10" Type="http://schemas.openxmlformats.org/officeDocument/2006/relationships/hyperlink" Target="http://localhost/phpmyadmin/index.php?route=/sql&amp;db=taskdb&amp;table=tbl_employee&amp;sql_query=SELECT+e.name+%2C+e.street_address+%2C+e.city_of_residence+%2C+e.salary+%2C+d.dept_name+FROM+tbl_employee+e%0D%0A+join+tbl_department+d+on+d.deptno%3De.deptno+%0D%0A+WHERE+d.dept_name+%3D+%27First+Bank+Corporation%27+AND+e.salary+%3E+1500++%0AORDER+BY+%60e%60.%60city_of_residence%60+ASC&amp;sql_signature=a88c02116deb5ee512973a0080cb068a2d51e8954573854e2e90588da161dfa4&amp;session_max_rows=25&amp;is_browse_distinct=0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hyperlink" Target="http://localhost/phpmyadmin/index.php?route=/sql&amp;db=taskdb&amp;table=tbl_employee&amp;sql_query=SELECT+e.name+%2C+e.street_address+%2C+e.city_of_residence+%2C+e.salary+%2C+d.dept_name+FROM+tbl_employee+e%0D%0A+join+tbl_department+d+on+d.deptno%3De.deptno+%0D%0A+WHERE+d.dept_name+%3D+%27First+Bank+Corporation%27+AND+e.salary+%3E+1500++%0AORDER+BY+%60d%60.%60dept_name%60+ASC&amp;sql_signature=74c5f5f3d9cb85d46e2d4f1ee00add8f7dc227e37776e9b9dd507815822c8990&amp;session_max_rows=25&amp;is_browse_distinct=0" TargetMode="External"/><Relationship Id="rId15" Type="http://schemas.openxmlformats.org/officeDocument/2006/relationships/hyperlink" Target="http://localhost/phpmyadmin/url.php?url=https://dev.mysql.com/doc/refman/8.0/en/logical-operators.html%23operator_and" TargetMode="External"/><Relationship Id="rId198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197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salary%60+DESC&amp;sql_signature=22390f2d93a99bf11f5c61145f8389b97b4888fd6bc2796ef8ac7c7a60270951&amp;session_max_rows=25&amp;is_browse_distinct=0" TargetMode="External"/><Relationship Id="rId17" Type="http://schemas.openxmlformats.org/officeDocument/2006/relationships/hyperlink" Target="http://localhost/phpmyadmin/index.php?route=/sql&amp;db=taskdb&amp;table=tbl_employee&amp;sql_query=SELECT+e.name+%2C+e.street_address+%2C+e.deptno+FROM+tbl_employee+e%0D%0A+WHERE+e.deptno+%3D+%28SELECT+d.deptno+from+tbl_department+d+WHERE+d.deptno+%3D+e.deptno%29+AND+e.deptno+%3D+%0D%0A+30++%0AORDER+BY+%60e%60.%60street_address%60+ASC&amp;sql_signature=ea0e2108b5c23d04e89f68b7f6013e73b1289bce5f474af32b7591798057add8&amp;session_max_rows=25&amp;is_browse_distinct=0" TargetMode="External"/><Relationship Id="rId196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salary%60+DESC&amp;sql_signature=22390f2d93a99bf11f5c61145f8389b97b4888fd6bc2796ef8ac7c7a60270951&amp;session_max_rows=25&amp;is_browse_distinct=0" TargetMode="External"/><Relationship Id="rId16" Type="http://schemas.openxmlformats.org/officeDocument/2006/relationships/hyperlink" Target="http://localhost/phpmyadmin/index.php?route=/sql&amp;db=taskdb&amp;table=tbl_employee&amp;sql_query=SELECT+e.name+%2C+e.street_address+%2C+e.deptno+FROM+tbl_employee+e%0D%0A+WHERE+e.deptno+%3D+%28SELECT+d.deptno+from+tbl_department+d+WHERE+d.deptno+%3D+e.deptno%29+AND+e.deptno+%3D+%0D%0A+30++%0AORDER+BY+%60e%60.%60name%60+ASC&amp;sql_signature=13ee2d01fb1181a05dc9006cea3fe38c0003bfa3946d52d084bdb1f101167c64&amp;session_max_rows=25&amp;is_browse_distinct=0" TargetMode="External"/><Relationship Id="rId195" Type="http://schemas.openxmlformats.org/officeDocument/2006/relationships/hyperlink" Target="http://localhost/phpmyadmin/index.php?route=/sql&amp;db=taskdb&amp;table=tbl_employee&amp;sql_query=SELECT+%0D%0A++++name%2C%0D%0A++++job%2C%0D%0A++++salary%0D%0AFROM+tbl_employee++%0AORDER+BY+%60tbl_employee%60.%60salary%60+DESC&amp;sql_signature=22390f2d93a99bf11f5c61145f8389b97b4888fd6bc2796ef8ac7c7a60270951&amp;session_max_rows=25&amp;is_browse_distinct=0" TargetMode="External"/><Relationship Id="rId19" Type="http://schemas.openxmlformats.org/officeDocument/2006/relationships/image" Target="media/image219.png"/><Relationship Id="rId18" Type="http://schemas.openxmlformats.org/officeDocument/2006/relationships/hyperlink" Target="http://localhost/phpmyadmin/index.php?route=/sql&amp;db=taskdb&amp;table=tbl_employee&amp;sql_query=SELECT+e.name+%2C+e.street_address+%2C+e.deptno+FROM+tbl_employee+e%0D%0A+WHERE+e.deptno+%3D+%28SELECT+d.deptno+from+tbl_department+d+WHERE+d.deptno+%3D+e.deptno%29+AND+e.deptno+%3D+%0D%0A+30++%0AORDER+BY+%60e%60.%60deptno%60+ASC&amp;sql_signature=427acf8c6a6d514e336490799767b14eed1db9525f4a5959a65247e2a2c7a44d&amp;session_max_rows=25&amp;is_browse_distinct=0" TargetMode="External"/><Relationship Id="rId199" Type="http://schemas.openxmlformats.org/officeDocument/2006/relationships/hyperlink" Target="http://localhost/phpmyadmin/url.php?url=https://dev.mysql.com/doc/refman/8.0/en/comparison-operators.html%23function_interval" TargetMode="External"/><Relationship Id="rId84" Type="http://schemas.openxmlformats.org/officeDocument/2006/relationships/hyperlink" Target="http://localhost/phpmyadmin/url.php?url=https://dev.mysql.com/doc/refman/8.0/en/logical-operators.html%23operator_not" TargetMode="External"/><Relationship Id="rId83" Type="http://schemas.openxmlformats.org/officeDocument/2006/relationships/hyperlink" Target="http://localhost/phpmyadmin/url.php?url=https://dev.mysql.com/doc/refman/8.0/en/logical-operators.html%23operator_and" TargetMode="External"/><Relationship Id="rId86" Type="http://schemas.openxmlformats.org/officeDocument/2006/relationships/hyperlink" Target="http://localhost/phpmyadmin/index.php?route=/sql&amp;db=taskdb&amp;table=tbl_employee&amp;sql_query=SELECT+name+%2C+job+%2C+deptno+%0D%0AFROM+tbl_employee%0D%0AWHERE+deptno+%3D+20+and+%28job+NOT+IN+%28%27MANAGER%27%2C+%27CLERK%27%29%29++%0AORDER+BY+%60tbl_employee%60.%60name%60+ASC&amp;sql_signature=8b33b3773ba0e65ca8a2a59b87f148dde00ebeac3a751a36da0d22d3a5c0f3b2&amp;session_max_rows=25&amp;is_browse_distinct=0" TargetMode="External"/><Relationship Id="rId85" Type="http://schemas.openxmlformats.org/officeDocument/2006/relationships/hyperlink" Target="http://localhost/phpmyadmin/url.php?url=https://dev.mysql.com/doc/refman/8.0/en/comparison-operators.html%23function_in" TargetMode="External"/><Relationship Id="rId88" Type="http://schemas.openxmlformats.org/officeDocument/2006/relationships/hyperlink" Target="http://localhost/phpmyadmin/index.php?route=/sql&amp;db=taskdb&amp;table=tbl_employee&amp;sql_query=SELECT+name+%2C+job+%2C+deptno+%0D%0AFROM+tbl_employee%0D%0AWHERE+deptno+%3D+20+and+%28job+NOT+IN+%28%27MANAGER%27%2C+%27CLERK%27%29%29++%0AORDER+BY+%60tbl_employee%60.%60deptno%60+ASC&amp;sql_signature=37f7251b4e42f5bf11d9142c36794c81d3837dacf054039a494c5d42748bfee2&amp;session_max_rows=25&amp;is_browse_distinct=0" TargetMode="External"/><Relationship Id="rId150" Type="http://schemas.openxmlformats.org/officeDocument/2006/relationships/hyperlink" Target="http://localhost/phpmyadmin/url.php?url=https://dev.mysql.com/doc/refman/8.0/en/select.html" TargetMode="External"/><Relationship Id="rId87" Type="http://schemas.openxmlformats.org/officeDocument/2006/relationships/hyperlink" Target="http://localhost/phpmyadmin/index.php?route=/sql&amp;db=taskdb&amp;table=tbl_employee&amp;sql_query=SELECT+name+%2C+job+%2C+deptno+%0D%0AFROM+tbl_employee%0D%0AWHERE+deptno+%3D+20+and+%28job+NOT+IN+%28%27MANAGER%27%2C+%27CLERK%27%29%29++%0AORDER+BY+%60tbl_employee%60.%60job%60+ASC&amp;sql_signature=b66be61e8722e48b7f066c64dd84597da3826fca969fb8971f41716513afc158&amp;session_max_rows=25&amp;is_browse_distinct=0" TargetMode="External"/><Relationship Id="rId89" Type="http://schemas.openxmlformats.org/officeDocument/2006/relationships/hyperlink" Target="http://localhost/phpmyadmin/url.php?url=https://dev.mysql.com/doc/refman/8.0/en/select.html" TargetMode="External"/><Relationship Id="rId80" Type="http://schemas.openxmlformats.org/officeDocument/2006/relationships/hyperlink" Target="http://localhost/phpmyadmin/index.php?route=/sql&amp;db=taskdb&amp;table=tbl_employee&amp;sql_query=SELECT+name+%2C+deptno+%2C+job+FROM+tbl_employee++WHERE+job+%3D+%27manager%27OR+%28job+%3D+%27clerk%27+AND+deptno+%3D+20%29++%0AORDER+BY+%60tbl_employee%60.%60deptno%60+ASC&amp;sql_signature=5b6d4dae1fd2595c1e8854d58615999b5d363cf7fa644ca28f60a6cec2d78a1f&amp;session_max_rows=25&amp;is_browse_distinct=0" TargetMode="External"/><Relationship Id="rId82" Type="http://schemas.openxmlformats.org/officeDocument/2006/relationships/hyperlink" Target="http://localhost/phpmyadmin/url.php?url=https://dev.mysql.com/doc/refman/8.0/en/select.html" TargetMode="External"/><Relationship Id="rId81" Type="http://schemas.openxmlformats.org/officeDocument/2006/relationships/hyperlink" Target="http://localhost/phpmyadmin/index.php?route=/sql&amp;db=taskdb&amp;table=tbl_employee&amp;sql_query=SELECT+name+%2C+deptno+%2C+job+FROM+tbl_employee++WHERE+job+%3D+%27manager%27OR+%28job+%3D+%27clerk%27+AND+deptno+%3D+20%29++%0AORDER+BY+%60tbl_employee%60.%60job%60+ASC&amp;sql_signature=37a9218d010f11ed7af4ce29954082b45799dda1c674f99843534074f8dfda89&amp;session_max_rows=25&amp;is_browse_distinct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localhost/phpmyadmin/index.php?route=/sql&amp;db=taskdb&amp;table=tbl_employee&amp;sql_query=SELECT+%0D%0A++++emp_id%2C%0D%0A++++name%2C%0D%0A++++hire_date%0D%0AFROM+tbl_employee%0D%0AWHERE+hire_date+%3C+DATE_SUB%28CURDATE%28%29%2C+INTERVAL+2+YEAR%29++%0AORDER+BY+%60tbl_employee%60.%60hire_date%60+DESC&amp;sql_signature=693dc865a1b62c753eda0b497aba77b0e8e8d3335b518a645b928ea21f14d151&amp;session_max_rows=25&amp;is_browse_distinct=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localhost/phpmyadmin/index.php?route=/sql&amp;db=taskdb&amp;table=tbl_employee&amp;sql_query=SELECT+%0D%0A++++emp_id%2C%0D%0A++++name%2C%0D%0A++++hire_date%0D%0AFROM+tbl_employee%0D%0AWHERE+hire_date+%3C+DATE_SUB%28CURDATE%28%29%2C+INTERVAL+2+YEAR%29++%0AORDER+BY+%60tbl_employee%60.%60name%60+ASC&amp;sql_signature=2a7860738ba27fbf996f11a315b8c10707e7fc0544d5f7380804a886aaca2e5d&amp;session_max_rows=25&amp;is_browse_distinct=0" TargetMode="External"/><Relationship Id="rId9" Type="http://schemas.openxmlformats.org/officeDocument/2006/relationships/hyperlink" Target="http://localhost/phpmyadmin/index.php?route=/sql&amp;db=taskdb&amp;table=tbl_employee&amp;sql_query=SELECT+e.name+%2C+e.street_address+%2C+e.city_of_residence+%2C+e.salary+%2C+d.dept_name+FROM+tbl_employee+e%0D%0A+join+tbl_department+d+on+d.deptno%3De.deptno+%0D%0A+WHERE+d.dept_name+%3D+%27First+Bank+Corporation%27+AND+e.salary+%3E+1500++%0AORDER+BY+%60e%60.%60street_address%60+ASC&amp;sql_signature=da8cc9a12e7a3287bcd66b4d1ef2706b8244001452e5b6cc484c83ff56e846ea&amp;session_max_rows=25&amp;is_browse_distinct=0" TargetMode="External"/><Relationship Id="rId143" Type="http://schemas.openxmlformats.org/officeDocument/2006/relationships/hyperlink" Target="http://localhost/phpmyadmin/url.php?url=https://dev.mysql.com/doc/refman/8.0/en/select.html" TargetMode="External"/><Relationship Id="rId142" Type="http://schemas.openxmlformats.org/officeDocument/2006/relationships/hyperlink" Target="http://localhost/phpmyadmin/index.php?route=/sql&amp;db=taskdb&amp;table=tbl_employee&amp;sql_query=SELECT+date%28hire_date%29+FROM+tbl_employee+WHERE+Month%28hire_date%29+%3D+2++%0AORDER+BY+%60date%28hire_date%29%60+DESC&amp;sql_signature=eeb642a64ab590bef6ef796d16fee6d697a47434cfdaaf5a23c2a567a19fe057&amp;session_max_rows=25&amp;is_browse_distinct=0" TargetMode="External"/><Relationship Id="rId141" Type="http://schemas.openxmlformats.org/officeDocument/2006/relationships/hyperlink" Target="http://localhost/phpmyadmin/url.php?url=https://dev.mysql.com/doc/refman/8.0/en/select.html" TargetMode="External"/><Relationship Id="rId140" Type="http://schemas.openxmlformats.org/officeDocument/2006/relationships/hyperlink" Target="http://localhost/phpmyadmin/index.php?route=/sql&amp;db=taskdb&amp;table=tbl_employee&amp;sql_query=SELECT+name++FROM+tbl_employee+WHERE+length%28name%29+%3C+15+AND+name+LIKE+%27__r%25%27++%0AORDER+BY+%60tbl_employee%60.%60name%60+ASC&amp;sql_signature=3f8ce35ad84a06d893268104c79671181128b5c0f1225bfd323f56ecf99c1b13&amp;session_max_rows=25&amp;is_browse_distinct=0" TargetMode="External"/><Relationship Id="rId5" Type="http://schemas.openxmlformats.org/officeDocument/2006/relationships/styles" Target="styles.xml"/><Relationship Id="rId147" Type="http://schemas.openxmlformats.org/officeDocument/2006/relationships/hyperlink" Target="http://localhost/phpmyadmin/index.php?route=/sql&amp;db=taskdb&amp;table=tbl_employee&amp;sql_query=SELECT+%0D%0A++++emp_id%2C%0D%0A++++name%2C%0D%0A++++hire_date%0D%0AFROM+tbl_employee%0D%0AWHERE+hire_date+%3C+DATE_SUB%28CURDATE%28%29%2C+INTERVAL+2+YEAR%29++%0AORDER+BY+%60tbl_employee%60.%60emp_id%60+ASC&amp;sql_signature=8b943e5d8197be77c3564ed56f1477f4288b73d0dcc51467ba0fd9641c11c885&amp;session_max_rows=25&amp;is_browse_distinct=0" TargetMode="External"/><Relationship Id="rId6" Type="http://schemas.openxmlformats.org/officeDocument/2006/relationships/hyperlink" Target="http://localhost/phpmyadmin/url.php?url=https://dev.mysql.com/doc/refman/8.0/en/select.html" TargetMode="External"/><Relationship Id="rId146" Type="http://schemas.openxmlformats.org/officeDocument/2006/relationships/hyperlink" Target="http://localhost/phpmyadmin/url.php?url=https://dev.mysql.com/doc/refman/8.0/en/comparison-operators.html%23function_interval" TargetMode="External"/><Relationship Id="rId7" Type="http://schemas.openxmlformats.org/officeDocument/2006/relationships/hyperlink" Target="http://localhost/phpmyadmin/url.php?url=https://dev.mysql.com/doc/refman/8.0/en/logical-operators.html%23operator_and" TargetMode="External"/><Relationship Id="rId145" Type="http://schemas.openxmlformats.org/officeDocument/2006/relationships/hyperlink" Target="http://localhost/phpmyadmin/url.php?url=https://dev.mysql.com/doc/refman/8.0/en/select.html" TargetMode="External"/><Relationship Id="rId8" Type="http://schemas.openxmlformats.org/officeDocument/2006/relationships/hyperlink" Target="http://localhost/phpmyadmin/index.php?route=/sql&amp;db=taskdb&amp;table=tbl_employee&amp;sql_query=SELECT+e.name+%2C+e.street_address+%2C+e.city_of_residence+%2C+e.salary+%2C+d.dept_name+FROM+tbl_employee+e%0D%0A+join+tbl_department+d+on+d.deptno%3De.deptno+%0D%0A+WHERE+d.dept_name+%3D+%27First+Bank+Corporation%27+AND+e.salary+%3E+1500++%0AORDER+BY+%60e%60.%60name%60+ASC&amp;sql_signature=255985e8d51c2079944e68817d9a55cdd80e158a2ae312323b37e8b14f534541&amp;session_max_rows=25&amp;is_browse_distinct=0" TargetMode="External"/><Relationship Id="rId144" Type="http://schemas.openxmlformats.org/officeDocument/2006/relationships/hyperlink" Target="http://localhost/phpmyadmin/index.php?route=/sql&amp;db=taskdb&amp;table=tbl_employee&amp;sql_query=SELECT+date%28hire_date%29+FROM+tbl_employee+WHERE+date%28hire_date%29+%3D+last_day%28hire_date%29++%0AORDER+BY+%60date%28hire_date%29%60+DESC&amp;sql_signature=093101f4f9ddb471348d36d18f9be88cc5a18184652f085f66be00b9d98e15ca&amp;session_max_rows=25&amp;is_browse_distinct=0" TargetMode="External"/><Relationship Id="rId73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is_active%60+ASC&amp;sql_signature=56c046dec3a221d912ab5b5e3008c46b9c36fa11ba3abba672ce278d2205f6c6&amp;session_max_rows=25&amp;is_browse_distinct=0" TargetMode="External"/><Relationship Id="rId72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deptno%60+ASC&amp;sql_signature=a32e968667f5ac0e2e0422c9f0aac39dfafac7a526e09ac3b8dd0a9e4e5a0f11&amp;session_max_rows=25&amp;is_browse_distinct=0" TargetMode="External"/><Relationship Id="rId75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updated_at%60+DESC&amp;sql_signature=b745d47b8bd77521589b72f8ca027a7e404cc2dfc9d02d20c2b83401958ffeb3&amp;session_max_rows=25&amp;is_browse_distinct=0" TargetMode="External"/><Relationship Id="rId74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created_at%60+DESC&amp;sql_signature=aa348f9cdbcde63562b2d933d39a5c0d8d7a1630f2a886ff93e5e26133eeb16b&amp;session_max_rows=25&amp;is_browse_distinct=0" TargetMode="External"/><Relationship Id="rId77" Type="http://schemas.openxmlformats.org/officeDocument/2006/relationships/hyperlink" Target="http://localhost/phpmyadmin/url.php?url=https://dev.mysql.com/doc/refman/8.0/en/logical-operators.html%23operator_or" TargetMode="External"/><Relationship Id="rId76" Type="http://schemas.openxmlformats.org/officeDocument/2006/relationships/hyperlink" Target="http://localhost/phpmyadmin/url.php?url=https://dev.mysql.com/doc/refman/8.0/en/select.html" TargetMode="External"/><Relationship Id="rId79" Type="http://schemas.openxmlformats.org/officeDocument/2006/relationships/hyperlink" Target="http://localhost/phpmyadmin/index.php?route=/sql&amp;db=taskdb&amp;table=tbl_employee&amp;sql_query=SELECT+name+%2C+deptno+%2C+job+FROM+tbl_employee++WHERE+job+%3D+%27manager%27OR+%28job+%3D+%27clerk%27+AND+deptno+%3D+20%29++%0AORDER+BY+%60tbl_employee%60.%60name%60+ASC&amp;sql_signature=bea6953b2e966696bc449b1793faca9829f8cbc4c734c29c7f46edb230b41b14&amp;session_max_rows=25&amp;is_browse_distinct=0" TargetMode="External"/><Relationship Id="rId78" Type="http://schemas.openxmlformats.org/officeDocument/2006/relationships/hyperlink" Target="http://localhost/phpmyadmin/url.php?url=https://dev.mysql.com/doc/refman/8.0/en/logical-operators.html%23operator_and" TargetMode="External"/><Relationship Id="rId71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hire_date%60+DESC&amp;sql_signature=7c8e5aad1e3f10118693edf432170bf1dabbe169aa75cb4677695dac45d81422&amp;session_max_rows=25&amp;is_browse_distinct=0" TargetMode="External"/><Relationship Id="rId70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commision%60+ASC&amp;sql_signature=558f55e83007452453c57a7a21a7922d2c3fd0a3a8143580b6d934c1d8044408&amp;session_max_rows=25&amp;is_browse_distinct=0" TargetMode="External"/><Relationship Id="rId139" Type="http://schemas.openxmlformats.org/officeDocument/2006/relationships/hyperlink" Target="http://localhost/phpmyadmin/url.php?url=https://dev.mysql.com/doc/refman/8.0/en/string-comparison-functions.html%23operator_like" TargetMode="External"/><Relationship Id="rId138" Type="http://schemas.openxmlformats.org/officeDocument/2006/relationships/hyperlink" Target="http://localhost/phpmyadmin/url.php?url=https://dev.mysql.com/doc/refman/8.0/en/logical-operators.html%23operator_and" TargetMode="External"/><Relationship Id="rId137" Type="http://schemas.openxmlformats.org/officeDocument/2006/relationships/hyperlink" Target="http://localhost/phpmyadmin/url.php?url=https://dev.mysql.com/doc/refman/8.0/en/select.html" TargetMode="External"/><Relationship Id="rId132" Type="http://schemas.openxmlformats.org/officeDocument/2006/relationships/hyperlink" Target="http://localhost/phpmyadmin/url.php?url=https://dev.mysql.com/doc/refman/8.0/en/string-comparison-functions.html%23operator_like" TargetMode="External"/><Relationship Id="rId131" Type="http://schemas.openxmlformats.org/officeDocument/2006/relationships/hyperlink" Target="http://localhost/phpmyadmin/url.php?url=https://dev.mysql.com/doc/refman/8.0/en/logical-operators.html%23operator_or" TargetMode="External"/><Relationship Id="rId130" Type="http://schemas.openxmlformats.org/officeDocument/2006/relationships/hyperlink" Target="http://localhost/phpmyadmin/url.php?url=https://dev.mysql.com/doc/refman/8.0/en/string-comparison-functions.html%23operator_like" TargetMode="External"/><Relationship Id="rId136" Type="http://schemas.openxmlformats.org/officeDocument/2006/relationships/hyperlink" Target="http://localhost/phpmyadmin/index.php?route=/sql&amp;db=taskdb&amp;table=tbl_employee&amp;sql_query=SELECT+name++FROM+tbl_employee+WHERE+name+LIKE+%27%25m%25%27++%0AORDER+BY+%60tbl_employee%60.%60name%60+ASC&amp;sql_signature=859c80e1e3fa0ce7932fc23cd75640c06aa41567b4d93b495f99bd506bee1c59&amp;session_max_rows=25&amp;is_browse_distinct=0" TargetMode="External"/><Relationship Id="rId135" Type="http://schemas.openxmlformats.org/officeDocument/2006/relationships/hyperlink" Target="http://localhost/phpmyadmin/url.php?url=https://dev.mysql.com/doc/refman/8.0/en/string-comparison-functions.html%23operator_like" TargetMode="External"/><Relationship Id="rId134" Type="http://schemas.openxmlformats.org/officeDocument/2006/relationships/hyperlink" Target="http://localhost/phpmyadmin/url.php?url=https://dev.mysql.com/doc/refman/8.0/en/select.html" TargetMode="External"/><Relationship Id="rId133" Type="http://schemas.openxmlformats.org/officeDocument/2006/relationships/hyperlink" Target="http://localhost/phpmyadmin/index.php?route=/sql&amp;db=taskdb&amp;table=tbl_employee&amp;sql_query=SELECT+name++FROM+tbl_employee+WHERE+name+LIKE+%27_%25m%27+OR+name+LIKE+%27m%25_%27++%0AORDER+BY+%60tbl_employee%60.%60name%60+ASC&amp;sql_signature=f31340eff6944930d87d680fd22ba5c988ed7f61ff2a588c7eea45aa2ebf7ead&amp;session_max_rows=25&amp;is_browse_distinct=0" TargetMode="External"/><Relationship Id="rId62" Type="http://schemas.openxmlformats.org/officeDocument/2006/relationships/hyperlink" Target="http://localhost/phpmyadmin/url.php?url=https://dev.mysql.com/doc/refman/8.0/en/logical-operators.html%23operator_and" TargetMode="External"/><Relationship Id="rId61" Type="http://schemas.openxmlformats.org/officeDocument/2006/relationships/hyperlink" Target="http://localhost/phpmyadmin/url.php?url=https://dev.mysql.com/doc/refman/8.0/en/comparison-operators.html%23function_in" TargetMode="External"/><Relationship Id="rId64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name%60+ASC&amp;sql_signature=8cb47761969ad4ffd618d761d65dc7d5b12a08f55a9ca27d002a7f17cc70fb96&amp;session_max_rows=25&amp;is_browse_distinct=0" TargetMode="External"/><Relationship Id="rId63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emp_id%60+ASC&amp;sql_signature=d2de28deb3dcb418b75fe6a3c2745624c81a10e07ac55a7ce676e7f026a3ee4e&amp;session_max_rows=25&amp;is_browse_distinct=0" TargetMode="External"/><Relationship Id="rId66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street_address%60+ASC&amp;sql_signature=0bb88d0a5a2fae114c68e6bb015e36294abe419f5395ff4c91eede32568febb0&amp;session_max_rows=25&amp;is_browse_distinct=0" TargetMode="External"/><Relationship Id="rId172" Type="http://schemas.openxmlformats.org/officeDocument/2006/relationships/hyperlink" Target="http://localhost/phpmyadmin/url.php?url=https://dev.mysql.com/doc/refman/8.0/en/select.html" TargetMode="External"/><Relationship Id="rId65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Mobile%60+ASC&amp;sql_signature=9fcab0617d35071fed4a7c0e103c915ab07bebcb8eff5e285511be623d63c9cd&amp;session_max_rows=25&amp;is_browse_distinct=0" TargetMode="External"/><Relationship Id="rId171" Type="http://schemas.openxmlformats.org/officeDocument/2006/relationships/hyperlink" Target="http://localhost/phpmyadmin/index.php?route=/sql&amp;db=taskdb&amp;table=tbl_employee&amp;sql_query=SELECT+LEFT%28name%2C3%29+%2C+RIGHT%28name%2C3+%29%0D%0AFROM+tbl_employee++&amp;sql_signature=050b101702c6cf662e47df2b41e280e9a730ff6e1e00465d6a6c753400f8b68b&amp;session_max_rows=25&amp;is_browse_distinct=0" TargetMode="External"/><Relationship Id="rId68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job%60+ASC&amp;sql_signature=f35558d86cce81daaa34366e12f5f833f9cb685cf000dda7a723e1b0c1971cba&amp;session_max_rows=25&amp;is_browse_distinct=0" TargetMode="External"/><Relationship Id="rId170" Type="http://schemas.openxmlformats.org/officeDocument/2006/relationships/hyperlink" Target="http://localhost/phpmyadmin/index.php?route=/sql&amp;db=taskdb&amp;table=tbl_employee&amp;sql_query=SELECT+LEFT%28name%2C3%29+%2C+RIGHT%28name%2C3+%29%0D%0AFROM+tbl_employee++%0AORDER+BY+%60LEFT%28name%2C3%29%60+ASC&amp;sql_signature=776c75c3fd577abc7d2fee1acbb1e950702b3ff89aee3034ecb5bd6a77800b1d&amp;session_max_rows=25&amp;is_browse_distinct=0" TargetMode="External"/><Relationship Id="rId67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city_of_residence%60+ASC&amp;sql_signature=3cc648d1622a4669a58ee005182f17ad01d16d8cef392f245e5cd52e32624a25&amp;session_max_rows=25&amp;is_browse_distinct=0" TargetMode="External"/><Relationship Id="rId60" Type="http://schemas.openxmlformats.org/officeDocument/2006/relationships/hyperlink" Target="http://localhost/phpmyadmin/url.php?url=https://dev.mysql.com/doc/refman/8.0/en/select.html" TargetMode="External"/><Relationship Id="rId165" Type="http://schemas.openxmlformats.org/officeDocument/2006/relationships/hyperlink" Target="http://localhost/phpmyadmin/url.php?url=https://dev.mysql.com/doc/refman/8.0/en/string-comparison-functions.html%23operator_like" TargetMode="External"/><Relationship Id="rId69" Type="http://schemas.openxmlformats.org/officeDocument/2006/relationships/hyperlink" Target="http://localhost/phpmyadmin/index.php?route=/sql&amp;db=taskdb&amp;table=tbl_employee&amp;sql_query=SELECT+e.%2A+FROM+tbl_employee+e+WHERE+e.job+IN+%28%27MANAGER%27%2C%27CLERK%27%29+AND+e.deptno+%3D+10++%0AORDER+BY+%60e%60.%60salary%60+ASC&amp;sql_signature=5e0232142b1d18135c854e3889bb69b98e47fde6ddda51360a648d0fdf8d9c62&amp;session_max_rows=25&amp;is_browse_distinct=0" TargetMode="External"/><Relationship Id="rId164" Type="http://schemas.openxmlformats.org/officeDocument/2006/relationships/hyperlink" Target="http://localhost/phpmyadmin/url.php?url=https://dev.mysql.com/doc/refman/8.0/en/logical-operators.html%23operator_not" TargetMode="External"/><Relationship Id="rId163" Type="http://schemas.openxmlformats.org/officeDocument/2006/relationships/hyperlink" Target="http://localhost/phpmyadmin/url.php?url=https://dev.mysql.com/doc/refman/8.0/en/select.html" TargetMode="External"/><Relationship Id="rId162" Type="http://schemas.openxmlformats.org/officeDocument/2006/relationships/hyperlink" Target="http://localhost/phpmyadmin/index.php?route=/sql&amp;db=taskdb&amp;table=tbl_employee&amp;sql_query=SELECT+name%0D%0AFROM+tbl_employee+WHERE+name+NOT+LIKE+%27a%25%27++%0AORDER+BY+%60tbl_employee%60.%60name%60+ASC&amp;sql_signature=7668b074560a155eac1f733d00eb8eef3707f41201e636d4df21643bc000eacc&amp;session_max_rows=25&amp;is_browse_distinct=0" TargetMode="External"/><Relationship Id="rId169" Type="http://schemas.openxmlformats.org/officeDocument/2006/relationships/hyperlink" Target="http://localhost/phpmyadmin/url.php?url=https://dev.mysql.com/doc/refman/8.0/en/string-functions.html%23function_right" TargetMode="External"/><Relationship Id="rId168" Type="http://schemas.openxmlformats.org/officeDocument/2006/relationships/hyperlink" Target="http://localhost/phpmyadmin/url.php?url=https://dev.mysql.com/doc/refman/8.0/en/string-functions.html%23function_left" TargetMode="External"/><Relationship Id="rId167" Type="http://schemas.openxmlformats.org/officeDocument/2006/relationships/hyperlink" Target="http://localhost/phpmyadmin/url.php?url=https://dev.mysql.com/doc/refman/8.0/en/select.html" TargetMode="External"/><Relationship Id="rId166" Type="http://schemas.openxmlformats.org/officeDocument/2006/relationships/hyperlink" Target="http://localhost/phpmyadmin/index.php?route=/sql&amp;db=taskdb&amp;table=tbl_employee&amp;sql_query=SELECT+name%0D%0AFROM+tbl_employee+WHERE+name+NOT+LIKE+%27%25R%27++%0AORDER+BY+%60tbl_employee%60.%60name%60+ASC&amp;sql_signature=c4c5d06a1932ee31721c72de532657f76822f5b8f98bb3afdb7e0b329877dee3&amp;session_max_rows=25&amp;is_browse_distinct=0" TargetMode="External"/><Relationship Id="rId51" Type="http://schemas.openxmlformats.org/officeDocument/2006/relationships/hyperlink" Target="http://localhost/phpmyadmin/index.php?route=/sql&amp;db=taskdb&amp;table=tbl_employee&amp;sql_query=SELECT+e.name%2C+e.job++FROM+tbl_employee+e+WHERE+e.job+%3D+%22MANAGER%22+OR+e.job+%3D+%27PRESIDENT%27++%0AORDER+BY+%60e%60.%60name%60+ASC&amp;sql_signature=f7ea407646e7b1e83b523322913b92fd80f6424a74a9595f9ac7250d6b4be39e&amp;session_max_rows=25&amp;is_browse_distinct=0" TargetMode="External"/><Relationship Id="rId50" Type="http://schemas.openxmlformats.org/officeDocument/2006/relationships/hyperlink" Target="http://localhost/phpmyadmin/url.php?url=https://dev.mysql.com/doc/refman/8.0/en/logical-operators.html%23operator_or" TargetMode="External"/><Relationship Id="rId53" Type="http://schemas.openxmlformats.org/officeDocument/2006/relationships/hyperlink" Target="http://localhost/phpmyadmin/url.php?url=https://dev.mysql.com/doc/refman/8.0/en/select.html" TargetMode="External"/><Relationship Id="rId52" Type="http://schemas.openxmlformats.org/officeDocument/2006/relationships/hyperlink" Target="http://localhost/phpmyadmin/index.php?route=/sql&amp;db=taskdb&amp;table=tbl_employee&amp;sql_query=SELECT+e.name%2C+e.job++FROM+tbl_employee+e+WHERE+e.job+%3D+%22MANAGER%22+OR+e.job+%3D+%27PRESIDENT%27++%0AORDER+BY+%60e%60.%60job%60+ASC&amp;sql_signature=87e52730d1b61ea246b88fff60261941bf3c71003514d915a726b039289e70ba&amp;session_max_rows=25&amp;is_browse_distinct=0" TargetMode="External"/><Relationship Id="rId55" Type="http://schemas.openxmlformats.org/officeDocument/2006/relationships/hyperlink" Target="http://localhost/phpmyadmin/url.php?url=https://dev.mysql.com/doc/refman/8.0/en/logical-operators.html%23operator_not" TargetMode="External"/><Relationship Id="rId161" Type="http://schemas.openxmlformats.org/officeDocument/2006/relationships/hyperlink" Target="http://localhost/phpmyadmin/url.php?url=https://dev.mysql.com/doc/refman/8.0/en/string-comparison-functions.html%23operator_like" TargetMode="External"/><Relationship Id="rId54" Type="http://schemas.openxmlformats.org/officeDocument/2006/relationships/hyperlink" Target="http://localhost/phpmyadmin/url.php?url=https://dev.mysql.com/doc/refman/8.0/en/logical-operators.html%23operator_and" TargetMode="External"/><Relationship Id="rId160" Type="http://schemas.openxmlformats.org/officeDocument/2006/relationships/hyperlink" Target="http://localhost/phpmyadmin/url.php?url=https://dev.mysql.com/doc/refman/8.0/en/logical-operators.html%23operator_not" TargetMode="External"/><Relationship Id="rId57" Type="http://schemas.openxmlformats.org/officeDocument/2006/relationships/hyperlink" Target="http://localhost/phpmyadmin/index.php?route=/sql&amp;db=taskdb&amp;table=tbl_employee&amp;sql_query=SELECT+e.name%2C+e.job+%2C+e.deptno++FROM+tbl_employee+e+WHERE+e.job+%3D+%22MANAGER%22+AND+e.deptno+NOT+in+%28%2230%22%29++%0AORDER+BY+%60e%60.%60name%60+ASC&amp;sql_signature=03c6da94ae50f32bfcc42d719312e0363fa5e9e408724e70c678e85786908666&amp;session_max_rows=25&amp;is_browse_distinct=0" TargetMode="External"/><Relationship Id="rId56" Type="http://schemas.openxmlformats.org/officeDocument/2006/relationships/hyperlink" Target="http://localhost/phpmyadmin/url.php?url=https://dev.mysql.com/doc/refman/8.0/en/comparison-operators.html%23function_in" TargetMode="External"/><Relationship Id="rId159" Type="http://schemas.openxmlformats.org/officeDocument/2006/relationships/hyperlink" Target="http://localhost/phpmyadmin/url.php?url=https://dev.mysql.com/doc/refman/8.0/en/select.html" TargetMode="External"/><Relationship Id="rId59" Type="http://schemas.openxmlformats.org/officeDocument/2006/relationships/hyperlink" Target="http://localhost/phpmyadmin/index.php?route=/sql&amp;db=taskdb&amp;table=tbl_employee&amp;sql_query=SELECT+e.name%2C+e.job+%2C+e.deptno++FROM+tbl_employee+e+WHERE+e.job+%3D+%22MANAGER%22+AND+e.deptno+NOT+in+%28%2230%22%29++%0AORDER+BY+%60e%60.%60deptno%60+ASC&amp;sql_signature=f97cbb0ed4b26affdf34959176f7a311eb767e0e4075e6c07bb63022a2fe24eb&amp;session_max_rows=25&amp;is_browse_distinct=0" TargetMode="External"/><Relationship Id="rId154" Type="http://schemas.openxmlformats.org/officeDocument/2006/relationships/hyperlink" Target="http://localhost/phpmyadmin/index.php?route=/sql&amp;db=taskdb&amp;table=tbl_employee&amp;sql_query=SELECT+%0D%0A++++emp_id%2C+CONCAT%28name%2C%27+%27%2Cjob%29+AS+name_job%0D%0AFROM+tbl_employee++%0AORDER+BY+%60name_job%60+ASC&amp;sql_signature=be3d0e28a5556ce0af63f2f5220bf24d78b8e8571b4fc41e25eea1694f5b69b3&amp;session_max_rows=25&amp;is_browse_distinct=0" TargetMode="External"/><Relationship Id="rId58" Type="http://schemas.openxmlformats.org/officeDocument/2006/relationships/hyperlink" Target="http://localhost/phpmyadmin/index.php?route=/sql&amp;db=taskdb&amp;table=tbl_employee&amp;sql_query=SELECT+e.name%2C+e.job+%2C+e.deptno++FROM+tbl_employee+e+WHERE+e.job+%3D+%22MANAGER%22+AND+e.deptno+NOT+in+%28%2230%22%29++%0AORDER+BY+%60e%60.%60job%60+ASC&amp;sql_signature=573abe249968430213e251872aace5adb0193f2ae2f14d94ba4fd163e1ef8b6a&amp;session_max_rows=25&amp;is_browse_distinct=0" TargetMode="External"/><Relationship Id="rId153" Type="http://schemas.openxmlformats.org/officeDocument/2006/relationships/hyperlink" Target="http://localhost/phpmyadmin/index.php?route=/sql&amp;db=taskdb&amp;table=tbl_employee&amp;sql_query=SELECT+%0D%0A++++emp_id%2C+CONCAT%28name%2C%27+%27%2Cjob%29+AS+name_job%0D%0AFROM+tbl_employee++%0AORDER+BY+%60tbl_employee%60.%60emp_id%60+ASC&amp;sql_signature=1baac5298c64c5d75a477abf394565583edfde5c9214e45545f052e4d8f39176&amp;session_max_rows=25&amp;is_browse_distinct=0" TargetMode="External"/><Relationship Id="rId152" Type="http://schemas.openxmlformats.org/officeDocument/2006/relationships/hyperlink" Target="http://localhost/phpmyadmin/url.php?url=https://dev.mysql.com/doc/refman/8.0/en/select.html" TargetMode="External"/><Relationship Id="rId151" Type="http://schemas.openxmlformats.org/officeDocument/2006/relationships/hyperlink" Target="http://localhost/phpmyadmin/url.php?url=https://dev.mysql.com/doc/refman/8.0/en/logical-operators.html%23operator_and" TargetMode="External"/><Relationship Id="rId158" Type="http://schemas.openxmlformats.org/officeDocument/2006/relationships/hyperlink" Target="http://localhost/phpmyadmin/index.php?route=/sql&amp;db=taskdb&amp;table=tbl_employee&amp;sql_query=SELECT+LPAD%28name%2C+15%2C+%27%2A%27%29+AS+right_aligned_name%0D%0AFROM+tbl_employee++%0AORDER+BY+%60right_aligned_name%60+ASC&amp;sql_signature=8715a5d8bda189e8f3f498fb45e290aa5e08b9cb0ef715ea58e946f769c1dd6f&amp;session_max_rows=25&amp;is_browse_distinct=0" TargetMode="External"/><Relationship Id="rId157" Type="http://schemas.openxmlformats.org/officeDocument/2006/relationships/hyperlink" Target="http://localhost/phpmyadmin/url.php?url=https://dev.mysql.com/doc/refman/8.0/en/select.html" TargetMode="External"/><Relationship Id="rId156" Type="http://schemas.openxmlformats.org/officeDocument/2006/relationships/hyperlink" Target="http://localhost/phpmyadmin/index.php?route=/sql&amp;db=taskdb&amp;table=tbl_employee&amp;sql_query=SELECT+LPAD%28name%2C+15%2C+%27+%27%29+AS+right_aligned_name%0D%0AFROM+tbl_employee++%0AORDER+BY+%60right_aligned_name%60+ASC&amp;sql_signature=8453cb14d50212254c2a7fe52a281858082d8d0ccf779b2c681c013906376a17&amp;session_max_rows=25&amp;is_browse_distinct=0" TargetMode="External"/><Relationship Id="rId155" Type="http://schemas.openxmlformats.org/officeDocument/2006/relationships/hyperlink" Target="http://localhost/phpmyadmin/url.php?url=https://dev.mysql.com/doc/refman/8.0/en/select.html" TargetMode="External"/><Relationship Id="rId107" Type="http://schemas.openxmlformats.org/officeDocument/2006/relationships/hyperlink" Target="http://localhost/phpmyadmin/url.php?url=https://dev.mysql.com/doc/refman/8.0/en/logical-operators.html%23operator_or" TargetMode="External"/><Relationship Id="rId106" Type="http://schemas.openxmlformats.org/officeDocument/2006/relationships/hyperlink" Target="http://localhost/phpmyadmin/url.php?url=https://dev.mysql.com/doc/refman/8.0/en/comparison-operators.html%23operator_is" TargetMode="External"/><Relationship Id="rId105" Type="http://schemas.openxmlformats.org/officeDocument/2006/relationships/hyperlink" Target="http://localhost/phpmyadmin/url.php?url=https://dev.mysql.com/doc/refman/8.0/en/select.html" TargetMode="External"/><Relationship Id="rId104" Type="http://schemas.openxmlformats.org/officeDocument/2006/relationships/hyperlink" Target="http://localhost/phpmyadmin/index.php?route=/sql&amp;db=taskdb&amp;table=tbl_employee&amp;sql_query=SELECT+name+%2C+job+%2C+salary%0D%0AFROM+tbl_employee%0D%0AWHERE+job+NOT+IN+%28%27clerk%27+%2C+%27salesman%27+%2C+%27ANALYST%27%29++%0AORDER+BY+%60tbl_employee%60.%60salary%60+ASC&amp;sql_signature=594a62f5deaade3e909d4bc861c78f058c3d9d68c5a3cc653aff8d1071678a50&amp;session_max_rows=25&amp;is_browse_distinct=0" TargetMode="External"/><Relationship Id="rId109" Type="http://schemas.openxmlformats.org/officeDocument/2006/relationships/hyperlink" Target="http://localhost/phpmyadmin/url.php?url=https://dev.mysql.com/doc/refman/8.0/en/select.html" TargetMode="External"/><Relationship Id="rId108" Type="http://schemas.openxmlformats.org/officeDocument/2006/relationships/hyperlink" Target="http://localhost/phpmyadmin/index.php?route=/sql&amp;db=taskdb&amp;table=tbl_employee&amp;sql_query=SELECT+commision%0D%0AFROM+tbl_employee%0D%0AWHERE+commision+IS+Null+OR+commision+%3D+0++%0AORDER+BY+%60tbl_employee%60.%60commision%60+ASC&amp;sql_signature=35184b5e451a40f843eff58f52d138a0569bf672bd4e6c9e1a8918aeea2ad8ec&amp;session_max_rows=25&amp;is_browse_distinct=0" TargetMode="External"/><Relationship Id="rId103" Type="http://schemas.openxmlformats.org/officeDocument/2006/relationships/hyperlink" Target="http://localhost/phpmyadmin/index.php?route=/sql&amp;db=taskdb&amp;table=tbl_employee&amp;sql_query=SELECT+name+%2C+job+%2C+salary%0D%0AFROM+tbl_employee%0D%0AWHERE+job+NOT+IN+%28%27clerk%27+%2C+%27salesman%27+%2C+%27ANALYST%27%29++%0AORDER+BY+%60tbl_employee%60.%60job%60+ASC&amp;sql_signature=3dcae0571246e6ce053aa23f341776b7646a6c6e27baad23801d8c1f6e91a6f1&amp;session_max_rows=25&amp;is_browse_distinct=0" TargetMode="External"/><Relationship Id="rId102" Type="http://schemas.openxmlformats.org/officeDocument/2006/relationships/hyperlink" Target="http://localhost/phpmyadmin/index.php?route=/sql&amp;db=taskdb&amp;table=tbl_employee&amp;sql_query=SELECT+name+%2C+job+%2C+salary%0D%0AFROM+tbl_employee%0D%0AWHERE+job+NOT+IN+%28%27clerk%27+%2C+%27salesman%27+%2C+%27ANALYST%27%29++%0AORDER+BY+%60tbl_employee%60.%60name%60+ASC&amp;sql_signature=cb41837da66fbc376fcc0a1484dd7be9bae659ffa93fcf0fe2809ee6953892ff&amp;session_max_rows=25&amp;is_browse_distinct=0" TargetMode="External"/><Relationship Id="rId101" Type="http://schemas.openxmlformats.org/officeDocument/2006/relationships/hyperlink" Target="http://localhost/phpmyadmin/url.php?url=https://dev.mysql.com/doc/refman/8.0/en/comparison-operators.html%23function_in" TargetMode="External"/><Relationship Id="rId100" Type="http://schemas.openxmlformats.org/officeDocument/2006/relationships/hyperlink" Target="http://localhost/phpmyadmin/url.php?url=https://dev.mysql.com/doc/refman/8.0/en/logical-operators.html%23operator_not" TargetMode="External"/><Relationship Id="rId129" Type="http://schemas.openxmlformats.org/officeDocument/2006/relationships/hyperlink" Target="http://localhost/phpmyadmin/url.php?url=https://dev.mysql.com/doc/refman/8.0/en/select.html" TargetMode="External"/><Relationship Id="rId128" Type="http://schemas.openxmlformats.org/officeDocument/2006/relationships/hyperlink" Target="http://localhost/phpmyadmin/index.php?route=/sql&amp;db=taskdb&amp;table=tbl_employee&amp;sql_query=SELECT+salary+%2C+commision+%2C+%28salary%2Bcommision%29+as+totalearning++FROM+tbl_employee%0D%0AHAVING+totalearning+%3E+2000++%0AORDER+BY+%60totalearning%60+ASC&amp;sql_signature=0ff9850515b66fba8ad6bdca9b51461dfa3fd771d2ba0af413a6aae4cf69e65c&amp;session_max_rows=25&amp;is_browse_distinct=0" TargetMode="External"/><Relationship Id="rId127" Type="http://schemas.openxmlformats.org/officeDocument/2006/relationships/hyperlink" Target="http://localhost/phpmyadmin/index.php?route=/sql&amp;db=taskdb&amp;table=tbl_employee&amp;sql_query=SELECT+salary+%2C+commision+%2C+%28salary%2Bcommision%29+as+totalearning++FROM+tbl_employee%0D%0AHAVING+totalearning+%3E+2000++%0AORDER+BY+%60tbl_employee%60.%60commision%60+ASC&amp;sql_signature=3fd9a5ea8704dd5c91e4f7785a163b1777687b2d429646853e0defc8dab03e83&amp;session_max_rows=25&amp;is_browse_distinct=0" TargetMode="External"/><Relationship Id="rId126" Type="http://schemas.openxmlformats.org/officeDocument/2006/relationships/hyperlink" Target="http://localhost/phpmyadmin/index.php?route=/sql&amp;db=taskdb&amp;table=tbl_employee&amp;sql_query=SELECT+salary+%2C+commision+%2C+%28salary%2Bcommision%29+as+totalearning++FROM+tbl_employee%0D%0AHAVING+totalearning+%3E+2000++%0AORDER+BY+%60tbl_employee%60.%60salary%60+ASC&amp;sql_signature=c1330a8e2f7cf629473d27c1d72982a27477442bf2d71fe360edb8303bd98075&amp;session_max_rows=25&amp;is_browse_distinct=0" TargetMode="External"/><Relationship Id="rId121" Type="http://schemas.openxmlformats.org/officeDocument/2006/relationships/hyperlink" Target="http://localhost/phpmyadmin/url.php?url=https://dev.mysql.com/doc/refman/8.0/en/comparison-operators.html%23operator_is" TargetMode="External"/><Relationship Id="rId120" Type="http://schemas.openxmlformats.org/officeDocument/2006/relationships/hyperlink" Target="http://localhost/phpmyadmin/url.php?url=https://dev.mysql.com/doc/refman/8.0/en/control-flow-functions.html%23operator_case" TargetMode="External"/><Relationship Id="rId125" Type="http://schemas.openxmlformats.org/officeDocument/2006/relationships/hyperlink" Target="http://localhost/phpmyadmin/url.php?url=https://dev.mysql.com/doc/refman/8.0/en/select.html" TargetMode="External"/><Relationship Id="rId124" Type="http://schemas.openxmlformats.org/officeDocument/2006/relationships/hyperlink" Target="http://localhost/phpmyadmin/index.php?route=/sql&amp;db=taskdb&amp;table=tbl_employee&amp;sql_query=SELECT+salary+%2C+commision++%2C+%0D%0ACASE+WHEN+commision+is+null+THEN+salary%2B250+%0D%0A%09ELSE+commision%2Bsalary%0D%0A++++END+AS+Net_worth%0D%0AFROM+tbl_employee++%0AORDER+BY+%60Net_worth%60+ASC&amp;sql_signature=187edea9a77d9095f5ab90f86d79d5aa1337119d011b07bab43aaee2acbe2222&amp;session_max_rows=25&amp;is_browse_distinct=0" TargetMode="External"/><Relationship Id="rId123" Type="http://schemas.openxmlformats.org/officeDocument/2006/relationships/hyperlink" Target="http://localhost/phpmyadmin/index.php?route=/sql&amp;db=taskdb&amp;table=tbl_employee&amp;sql_query=SELECT+salary+%2C+commision++%2C+%0D%0ACASE+WHEN+commision+is+null+THEN+salary%2B250+%0D%0A%09ELSE+commision%2Bsalary%0D%0A++++END+AS+Net_worth%0D%0AFROM+tbl_employee++%0AORDER+BY+%60tbl_employee%60.%60commision%60+ASC&amp;sql_signature=cfe3b3760f9569457f0113e6af774abae7f76601bd0c505d34b1a780ce11c85a&amp;session_max_rows=25&amp;is_browse_distinct=0" TargetMode="External"/><Relationship Id="rId122" Type="http://schemas.openxmlformats.org/officeDocument/2006/relationships/hyperlink" Target="http://localhost/phpmyadmin/index.php?route=/sql&amp;db=taskdb&amp;table=tbl_employee&amp;sql_query=SELECT+salary+%2C+commision++%2C+%0D%0ACASE+WHEN+commision+is+null+THEN+salary%2B250+%0D%0A%09ELSE+commision%2Bsalary%0D%0A++++END+AS+Net_worth%0D%0AFROM+tbl_employee++%0AORDER+BY+%60tbl_employee%60.%60salary%60+ASC&amp;sql_signature=3ab4fbc01ad89ccf91a94abff36cf424fdef03acaebfbef15d0e29ac3b0230d8&amp;session_max_rows=25&amp;is_browse_distinct=0" TargetMode="External"/><Relationship Id="rId95" Type="http://schemas.openxmlformats.org/officeDocument/2006/relationships/hyperlink" Target="http://localhost/phpmyadmin/url.php?url=https://dev.mysql.com/doc/refman/8.0/en/comparison-operators.html%23function_in" TargetMode="External"/><Relationship Id="rId94" Type="http://schemas.openxmlformats.org/officeDocument/2006/relationships/hyperlink" Target="http://localhost/phpmyadmin/url.php?url=https://dev.mysql.com/doc/refman/8.0/en/select.html" TargetMode="External"/><Relationship Id="rId97" Type="http://schemas.openxmlformats.org/officeDocument/2006/relationships/hyperlink" Target="http://localhost/phpmyadmin/index.php?route=/sql&amp;db=taskdb&amp;table=tbl_employee&amp;sql_query=SELECT+name+%2C+job+%2C+salary%0D%0AFROM+tbl_employee%0D%0AWHERE+job+IN+%28%27clerk%27+%2C+%27salesman%27+%2C+%27ANALYST%27%29++%0AORDER+BY+%60tbl_employee%60.%60job%60+ASC&amp;sql_signature=2b0bd637a2df537e36787c1aaa44e8e1265468c4bbd6a6d907daacbcdef5789f&amp;session_max_rows=25&amp;is_browse_distinct=0" TargetMode="External"/><Relationship Id="rId96" Type="http://schemas.openxmlformats.org/officeDocument/2006/relationships/hyperlink" Target="http://localhost/phpmyadmin/index.php?route=/sql&amp;db=taskdb&amp;table=tbl_employee&amp;sql_query=SELECT+name+%2C+job+%2C+salary%0D%0AFROM+tbl_employee%0D%0AWHERE+job+IN+%28%27clerk%27+%2C+%27salesman%27+%2C+%27ANALYST%27%29++%0AORDER+BY+%60tbl_employee%60.%60name%60+ASC&amp;sql_signature=7388ab8dcf5af0538ec9b568c2244c4ce3e6bfa2bfbf259ce762d6db3baf14f8&amp;session_max_rows=25&amp;is_browse_distinct=0" TargetMode="External"/><Relationship Id="rId99" Type="http://schemas.openxmlformats.org/officeDocument/2006/relationships/hyperlink" Target="http://localhost/phpmyadmin/url.php?url=https://dev.mysql.com/doc/refman/8.0/en/select.html" TargetMode="External"/><Relationship Id="rId98" Type="http://schemas.openxmlformats.org/officeDocument/2006/relationships/hyperlink" Target="http://localhost/phpmyadmin/index.php?route=/sql&amp;db=taskdb&amp;table=tbl_employee&amp;sql_query=SELECT+name+%2C+job+%2C+salary%0D%0AFROM+tbl_employee%0D%0AWHERE+job+IN+%28%27clerk%27+%2C+%27salesman%27+%2C+%27ANALYST%27%29++%0AORDER+BY+%60tbl_employee%60.%60salary%60+ASC&amp;sql_signature=274be824757d3e4752985b08e2c626f2e2e72bcbadc2e01e9ba3b4140b606306&amp;session_max_rows=25&amp;is_browse_distinct=0" TargetMode="External"/><Relationship Id="rId91" Type="http://schemas.openxmlformats.org/officeDocument/2006/relationships/hyperlink" Target="http://localhost/phpmyadmin/index.php?route=/sql&amp;db=taskdb&amp;table=tbl_employee&amp;sql_query=SELECT+name+%2C+job+%2C+salary%0D%0AFROM+tbl_employee%0D%0AWHERE+salary+BETWEEN+1200+AND+1400++%0AORDER+BY+%60tbl_employee%60.%60name%60+ASC&amp;sql_signature=ec7f7f0b61a5fa5b8ee1c64e79538a3b65db132ec59aeb1bf8408c0969eb6aac&amp;session_max_rows=25&amp;is_browse_distinct=0" TargetMode="External"/><Relationship Id="rId90" Type="http://schemas.openxmlformats.org/officeDocument/2006/relationships/hyperlink" Target="http://localhost/phpmyadmin/url.php?url=https://dev.mysql.com/doc/refman/8.0/en/logical-operators.html%23operator_and" TargetMode="External"/><Relationship Id="rId93" Type="http://schemas.openxmlformats.org/officeDocument/2006/relationships/hyperlink" Target="http://localhost/phpmyadmin/index.php?route=/sql&amp;db=taskdb&amp;table=tbl_employee&amp;sql_query=SELECT+name+%2C+job+%2C+salary%0D%0AFROM+tbl_employee%0D%0AWHERE+salary+BETWEEN+1200+AND+1400++%0AORDER+BY+%60tbl_employee%60.%60salary%60+ASC&amp;sql_signature=17bedb4aa115856dd76e7513eb69d72cea7c08070712d4ff9883a0bee0ace6ca&amp;session_max_rows=25&amp;is_browse_distinct=0" TargetMode="External"/><Relationship Id="rId92" Type="http://schemas.openxmlformats.org/officeDocument/2006/relationships/hyperlink" Target="http://localhost/phpmyadmin/index.php?route=/sql&amp;db=taskdb&amp;table=tbl_employee&amp;sql_query=SELECT+name+%2C+job+%2C+salary%0D%0AFROM+tbl_employee%0D%0AWHERE+salary+BETWEEN+1200+AND+1400++%0AORDER+BY+%60tbl_employee%60.%60job%60+ASC&amp;sql_signature=a1febb8f40fddf04a53a058344fa92df6e3964af48ac3356b5d33c82eb1ea5a5&amp;session_max_rows=25&amp;is_browse_distinct=0" TargetMode="External"/><Relationship Id="rId118" Type="http://schemas.openxmlformats.org/officeDocument/2006/relationships/hyperlink" Target="http://localhost/phpmyadmin/index.php?route=/sql&amp;db=taskdb&amp;table=tbl_employee&amp;sql_query=SELECT+commision+%2C+job%0D%0AFROM+tbl_employee%0D%0AWHERE+commision+IS+Null+OR+commision+%3C+1000++%0AORDER+BY+%60tbl_employee%60.%60job%60+ASC&amp;sql_signature=b40e76d2c200050a8dcd08daf0320ae31c1aed07a07f401fc4f269f22d2a6e05&amp;session_max_rows=25&amp;is_browse_distinct=0" TargetMode="External"/><Relationship Id="rId117" Type="http://schemas.openxmlformats.org/officeDocument/2006/relationships/hyperlink" Target="http://localhost/phpmyadmin/index.php?route=/sql&amp;db=taskdb&amp;table=tbl_employee&amp;sql_query=SELECT+commision+%2C+job%0D%0AFROM+tbl_employee%0D%0AWHERE+commision+IS+Null+OR+commision+%3C+1000++%0AORDER+BY+%60tbl_employee%60.%60commision%60+ASC&amp;sql_signature=143b6cf6aac2f5812775eb7c2c8e4229b24cb8a261907c6e801010df112cae51&amp;session_max_rows=25&amp;is_browse_distinct=0" TargetMode="External"/><Relationship Id="rId116" Type="http://schemas.openxmlformats.org/officeDocument/2006/relationships/hyperlink" Target="http://localhost/phpmyadmin/url.php?url=https://dev.mysql.com/doc/refman/8.0/en/logical-operators.html%23operator_or" TargetMode="External"/><Relationship Id="rId115" Type="http://schemas.openxmlformats.org/officeDocument/2006/relationships/hyperlink" Target="http://localhost/phpmyadmin/url.php?url=https://dev.mysql.com/doc/refman/8.0/en/comparison-operators.html%23operator_is" TargetMode="External"/><Relationship Id="rId119" Type="http://schemas.openxmlformats.org/officeDocument/2006/relationships/hyperlink" Target="http://localhost/phpmyadmin/url.php?url=https://dev.mysql.com/doc/refman/8.0/en/select.html" TargetMode="External"/><Relationship Id="rId110" Type="http://schemas.openxmlformats.org/officeDocument/2006/relationships/hyperlink" Target="http://localhost/phpmyadmin/url.php?url=https://dev.mysql.com/doc/refman/8.0/en/comparison-operators.html%23operator_is" TargetMode="External"/><Relationship Id="rId114" Type="http://schemas.openxmlformats.org/officeDocument/2006/relationships/hyperlink" Target="http://localhost/phpmyadmin/url.php?url=https://dev.mysql.com/doc/refman/8.0/en/select.html" TargetMode="External"/><Relationship Id="rId113" Type="http://schemas.openxmlformats.org/officeDocument/2006/relationships/hyperlink" Target="http://localhost/phpmyadmin/index.php?route=/sql&amp;db=taskdb&amp;table=tbl_employee&amp;sql_query=SELECT+commision+%2C+job%0D%0AFROM+tbl_employee%0D%0AWHERE+commision+IS+NOT+Null++%0AORDER+BY+%60tbl_employee%60.%60job%60+ASC&amp;sql_signature=7bac2e9a91bc2d9ae888d603d35f0eea7ebe776a448464e78d768fc4de677260&amp;session_max_rows=25&amp;is_browse_distinct=0" TargetMode="External"/><Relationship Id="rId112" Type="http://schemas.openxmlformats.org/officeDocument/2006/relationships/hyperlink" Target="http://localhost/phpmyadmin/index.php?route=/sql&amp;db=taskdb&amp;table=tbl_employee&amp;sql_query=SELECT+commision+%2C+job%0D%0AFROM+tbl_employee%0D%0AWHERE+commision+IS+NOT+Null++%0AORDER+BY+%60tbl_employee%60.%60commision%60+ASC&amp;sql_signature=61f0c7d6cd39285a793ea792bf63fbf35781925ff395ceb3357244538bb17eca&amp;session_max_rows=25&amp;is_browse_distinct=0" TargetMode="External"/><Relationship Id="rId111" Type="http://schemas.openxmlformats.org/officeDocument/2006/relationships/hyperlink" Target="http://localhost/phpmyadmin/url.php?url=https://dev.mysql.com/doc/refman/8.0/en/logical-operators.html%23operator_not" TargetMode="External"/><Relationship Id="rId206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e%60.%60hire_date%60+DESC&amp;sql_signature=2cececbbf8f0687c8861bdfc7a97f9ae55d49e9a6de16c12ca15f73e42fa4e06&amp;session_max_rows=25&amp;is_browse_distinct=0" TargetMode="External"/><Relationship Id="rId205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department_name%60+ASC&amp;sql_signature=a6171943ac75311e3e08fc7173d6183f8f16518b66e7a01c617c02914158b6ca&amp;session_max_rows=25&amp;is_browse_distinct=0" TargetMode="External"/><Relationship Id="rId204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employee_name%60+ASC&amp;sql_signature=22199a41c4133d5f46298f1a8ce6b9b50bded0fb109417894c1aef053c645eab&amp;session_max_rows=25&amp;is_browse_distinct=0" TargetMode="External"/><Relationship Id="rId203" Type="http://schemas.openxmlformats.org/officeDocument/2006/relationships/hyperlink" Target="http://localhost/phpmyadmin/url.php?url=https://dev.mysql.com/doc/refman/8.0/en/select.html" TargetMode="External"/><Relationship Id="rId209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e%60.%60hire_date%60+DESC&amp;sql_signature=2cececbbf8f0687c8861bdfc7a97f9ae55d49e9a6de16c12ca15f73e42fa4e06&amp;session_max_rows=25&amp;is_browse_distinct=0" TargetMode="External"/><Relationship Id="rId208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e%60.%60hire_date%60+DESC&amp;sql_signature=2cececbbf8f0687c8861bdfc7a97f9ae55d49e9a6de16c12ca15f73e42fa4e06&amp;session_max_rows=25&amp;is_browse_distinct=0" TargetMode="External"/><Relationship Id="rId207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hire_date%0D%0AFROM+tbl_employee+e%0D%0AJOIN+tbl_department+d+%0D%0A++++ON+e.deptno+%3D+d.deptno%0D%0AWHERE+year%28e.hire_date%29+%3D+2003++%0AORDER+BY+%60e%60.%60hire_date%60+DESC&amp;sql_signature=2cececbbf8f0687c8861bdfc7a97f9ae55d49e9a6de16c12ca15f73e42fa4e06&amp;session_max_rows=25&amp;is_browse_distinct=0" TargetMode="External"/><Relationship Id="rId202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salary%0D%0AFROM+tbl_employee+e%0D%0AJOIN+tbl_department+d+%0D%0A++++ON+e.deptno+%3D+d.deptno%0D%0AWHERE+e.hire_date+%3C%3D+DATE_SUB%28CURDATE%28%29%2C+INTERVAL+1+YEAR%29++%0AORDER+BY+%60e%60.%60salary%60+ASC&amp;sql_signature=ef14f53540ffe88511311d55d563d91918904812c3cdd1f9b9be3a601dafea2d&amp;session_max_rows=25&amp;is_browse_distinct=0" TargetMode="External"/><Relationship Id="rId201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salary%0D%0AFROM+tbl_employee+e%0D%0AJOIN+tbl_department+d+%0D%0A++++ON+e.deptno+%3D+d.deptno%0D%0AWHERE+e.hire_date+%3C%3D+DATE_SUB%28CURDATE%28%29%2C+INTERVAL+1+YEAR%29++%0AORDER+BY+%60department_name%60+ASC&amp;sql_signature=58ef35b19b25dd7d93f7279fb8470687a3a1f7a55f8710f375a3db21227e76c9&amp;session_max_rows=25&amp;is_browse_distinct=0" TargetMode="External"/><Relationship Id="rId200" Type="http://schemas.openxmlformats.org/officeDocument/2006/relationships/hyperlink" Target="http://localhost/phpmyadmin/index.php?route=/sql&amp;db=taskdb&amp;table=tbl_employee&amp;sql_query=SELECT+%0D%0A++++e.name+AS+employee_name%2C%0D%0A++++d.dept_name+AS+department_name%2C%0D%0A++++e.salary%0D%0AFROM+tbl_employee+e%0D%0AJOIN+tbl_department+d+%0D%0A++++ON+e.deptno+%3D+d.deptno%0D%0AWHERE+e.hire_date+%3C%3D+DATE_SUB%28CURDATE%28%29%2C+INTERVAL+1+YEAR%29++%0AORDER+BY+%60employee_name%60+ASC&amp;sql_signature=139cdebf3ba036d8912e3706a2545ef0d7eeffabe067e4153cfc48987c5663ea&amp;session_max_rows=25&amp;is_browse_distinct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